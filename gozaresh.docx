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044" w:rsidRDefault="00906044" w:rsidP="00906044">
      <w:pPr>
        <w:bidi/>
        <w:rPr>
          <w:rFonts w:cs="B Zar"/>
          <w:b/>
          <w:bCs/>
          <w:sz w:val="28"/>
          <w:szCs w:val="28"/>
          <w:rtl/>
        </w:rPr>
      </w:pPr>
      <w:r>
        <w:rPr>
          <w:rFonts w:cs="B Zar"/>
          <w:b/>
          <w:bCs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08CB2A87" wp14:editId="752B231B">
            <wp:simplePos x="0" y="0"/>
            <wp:positionH relativeFrom="column">
              <wp:posOffset>-95250</wp:posOffset>
            </wp:positionH>
            <wp:positionV relativeFrom="paragraph">
              <wp:posOffset>-133350</wp:posOffset>
            </wp:positionV>
            <wp:extent cx="5715000" cy="3209925"/>
            <wp:effectExtent l="0" t="0" r="0" b="0"/>
            <wp:wrapNone/>
            <wp:docPr id="54" name="Picture 54" descr="C:\Users\Admin\Documents\881669_7KMNGC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8" descr="C:\Users\Admin\Documents\881669_7KMNGCO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06044" w:rsidRDefault="00906044" w:rsidP="00906044">
      <w:pPr>
        <w:bidi/>
        <w:rPr>
          <w:rFonts w:cs="B Zar"/>
          <w:b/>
          <w:bCs/>
          <w:sz w:val="28"/>
          <w:szCs w:val="28"/>
          <w:rtl/>
        </w:rPr>
      </w:pPr>
    </w:p>
    <w:p w:rsidR="00906044" w:rsidRDefault="00906044" w:rsidP="00906044">
      <w:pPr>
        <w:bidi/>
        <w:rPr>
          <w:rFonts w:cs="B Zar"/>
          <w:b/>
          <w:bCs/>
          <w:sz w:val="28"/>
          <w:szCs w:val="28"/>
          <w:rtl/>
        </w:rPr>
      </w:pPr>
    </w:p>
    <w:p w:rsidR="00906044" w:rsidRDefault="00906044" w:rsidP="00906044">
      <w:pPr>
        <w:bidi/>
        <w:rPr>
          <w:rFonts w:cs="B Zar"/>
          <w:b/>
          <w:bCs/>
          <w:sz w:val="28"/>
          <w:szCs w:val="28"/>
          <w:rtl/>
        </w:rPr>
      </w:pPr>
    </w:p>
    <w:p w:rsidR="00906044" w:rsidRDefault="00906044" w:rsidP="00906044">
      <w:pPr>
        <w:bidi/>
        <w:rPr>
          <w:rFonts w:cs="B Zar"/>
          <w:b/>
          <w:bCs/>
          <w:sz w:val="28"/>
          <w:szCs w:val="28"/>
          <w:rtl/>
        </w:rPr>
      </w:pPr>
    </w:p>
    <w:p w:rsidR="00906044" w:rsidRDefault="00906044" w:rsidP="00906044">
      <w:pPr>
        <w:bidi/>
        <w:rPr>
          <w:rFonts w:cs="B Zar"/>
          <w:b/>
          <w:bCs/>
          <w:sz w:val="28"/>
          <w:szCs w:val="28"/>
          <w:rtl/>
        </w:rPr>
      </w:pPr>
    </w:p>
    <w:p w:rsidR="00906044" w:rsidRPr="0022382B" w:rsidRDefault="00906044" w:rsidP="00906044">
      <w:pPr>
        <w:bidi/>
        <w:rPr>
          <w:rFonts w:cs="B Zar"/>
          <w:b/>
          <w:bCs/>
          <w:sz w:val="28"/>
          <w:szCs w:val="28"/>
        </w:rPr>
      </w:pPr>
    </w:p>
    <w:p w:rsidR="00906044" w:rsidRDefault="00906044" w:rsidP="00906044">
      <w:pPr>
        <w:pStyle w:val="BodyText"/>
        <w:bidi/>
      </w:pPr>
    </w:p>
    <w:p w:rsidR="00906044" w:rsidRDefault="00906044" w:rsidP="00906044">
      <w:pPr>
        <w:pStyle w:val="BodyText"/>
        <w:bidi/>
        <w:rPr>
          <w:rtl/>
        </w:rPr>
      </w:pPr>
    </w:p>
    <w:p w:rsidR="00906044" w:rsidRDefault="00906044" w:rsidP="00906044">
      <w:pPr>
        <w:pStyle w:val="BodyText"/>
        <w:bidi/>
        <w:rPr>
          <w:rtl/>
        </w:rPr>
      </w:pPr>
    </w:p>
    <w:p w:rsidR="00906044" w:rsidRDefault="00906044" w:rsidP="00906044">
      <w:pPr>
        <w:pStyle w:val="BodyText"/>
        <w:bidi/>
        <w:rPr>
          <w:rtl/>
        </w:rPr>
      </w:pPr>
    </w:p>
    <w:p w:rsidR="00906044" w:rsidRPr="00AE1087" w:rsidRDefault="00906044" w:rsidP="00906044">
      <w:pPr>
        <w:pStyle w:val="BodyText"/>
        <w:bidi/>
        <w:jc w:val="center"/>
        <w:rPr>
          <w:rFonts w:cs="B Zar"/>
          <w:b/>
          <w:bCs/>
          <w:sz w:val="36"/>
          <w:szCs w:val="48"/>
          <w:rtl/>
        </w:rPr>
      </w:pPr>
      <w:r w:rsidRPr="00AE1087">
        <w:rPr>
          <w:rFonts w:cs="B Zar" w:hint="cs"/>
          <w:b/>
          <w:bCs/>
          <w:sz w:val="36"/>
          <w:szCs w:val="48"/>
          <w:rtl/>
        </w:rPr>
        <w:t>حل پروژه‌ی رگرسیون خطی از کلاس یادگیری ماشین</w:t>
      </w:r>
    </w:p>
    <w:p w:rsidR="00906044" w:rsidRDefault="00906044" w:rsidP="00906044">
      <w:pPr>
        <w:pStyle w:val="BodyText"/>
        <w:bidi/>
        <w:rPr>
          <w:rtl/>
        </w:rPr>
      </w:pPr>
    </w:p>
    <w:p w:rsidR="00906044" w:rsidRPr="00AE1087" w:rsidRDefault="00906044" w:rsidP="00906044">
      <w:pPr>
        <w:pStyle w:val="BodyText"/>
        <w:bidi/>
        <w:jc w:val="center"/>
        <w:rPr>
          <w:rFonts w:cs="B Zar"/>
          <w:sz w:val="52"/>
          <w:szCs w:val="52"/>
          <w:rtl/>
        </w:rPr>
      </w:pPr>
    </w:p>
    <w:p w:rsidR="00906044" w:rsidRPr="00AE1087" w:rsidRDefault="00906044" w:rsidP="00906044">
      <w:pPr>
        <w:pStyle w:val="BodyText"/>
        <w:bidi/>
        <w:jc w:val="center"/>
        <w:rPr>
          <w:rFonts w:cs="B Zar"/>
          <w:sz w:val="52"/>
          <w:szCs w:val="52"/>
          <w:rtl/>
        </w:rPr>
      </w:pPr>
      <w:r w:rsidRPr="00AE1087">
        <w:rPr>
          <w:rFonts w:cs="B Zar" w:hint="cs"/>
          <w:sz w:val="52"/>
          <w:szCs w:val="52"/>
          <w:rtl/>
        </w:rPr>
        <w:t>گردآورنده: امیرحسین ترنجیان</w:t>
      </w:r>
    </w:p>
    <w:p w:rsidR="00906044" w:rsidRPr="00AE1087" w:rsidRDefault="00906044" w:rsidP="00906044">
      <w:pPr>
        <w:pStyle w:val="BodyText"/>
        <w:bidi/>
        <w:jc w:val="center"/>
        <w:rPr>
          <w:rFonts w:cs="B Zar"/>
          <w:sz w:val="52"/>
          <w:szCs w:val="52"/>
          <w:rtl/>
        </w:rPr>
      </w:pPr>
      <w:r w:rsidRPr="00AE1087">
        <w:rPr>
          <w:rFonts w:cs="B Zar" w:hint="cs"/>
          <w:sz w:val="52"/>
          <w:szCs w:val="52"/>
          <w:rtl/>
        </w:rPr>
        <w:t>کلاس: یادگیری ماشین</w:t>
      </w:r>
    </w:p>
    <w:p w:rsidR="00906044" w:rsidRPr="00906044" w:rsidRDefault="00906044" w:rsidP="00906044">
      <w:pPr>
        <w:pStyle w:val="BodyText"/>
        <w:bidi/>
        <w:jc w:val="center"/>
        <w:rPr>
          <w:rFonts w:cs="B Zar"/>
          <w:sz w:val="52"/>
          <w:szCs w:val="52"/>
          <w:rtl/>
        </w:rPr>
      </w:pPr>
      <w:r w:rsidRPr="00AE1087">
        <w:rPr>
          <w:rFonts w:cs="B Zar" w:hint="cs"/>
          <w:sz w:val="52"/>
          <w:szCs w:val="52"/>
          <w:rtl/>
        </w:rPr>
        <w:t>تابستان 1405</w:t>
      </w:r>
    </w:p>
    <w:p w:rsidR="00906044" w:rsidRDefault="00906044" w:rsidP="009060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06044" w:rsidRDefault="00906044" w:rsidP="009060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06044" w:rsidRDefault="00906044" w:rsidP="009060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06044" w:rsidRDefault="00906044" w:rsidP="009060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06044" w:rsidRPr="00DD3A3F" w:rsidRDefault="00906044" w:rsidP="009060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C45" w:rsidRPr="00B20798" w:rsidRDefault="00EC2C45" w:rsidP="00B20798">
      <w:pPr>
        <w:jc w:val="right"/>
        <w:rPr>
          <w:rFonts w:cs="B Zar"/>
          <w:b/>
          <w:bCs/>
          <w:sz w:val="36"/>
          <w:szCs w:val="36"/>
        </w:rPr>
      </w:pPr>
      <w:r w:rsidRPr="00B20798">
        <w:rPr>
          <w:rFonts w:cs="B Zar"/>
          <w:b/>
          <w:bCs/>
          <w:sz w:val="36"/>
          <w:szCs w:val="36"/>
          <w:highlight w:val="cyan"/>
          <w:rtl/>
        </w:rPr>
        <w:lastRenderedPageBreak/>
        <w:t>پیش‌بینی عملکرد تحصیلی دانش‌آموزان با استفاده از مدل‌های رگرسیون</w:t>
      </w:r>
    </w:p>
    <w:p w:rsidR="00EC2C45" w:rsidRPr="00BB01D0" w:rsidRDefault="00EC2C45" w:rsidP="00B20798">
      <w:pPr>
        <w:pStyle w:val="Heading1"/>
        <w:bidi/>
        <w:rPr>
          <w:rFonts w:cs="B Zar"/>
        </w:rPr>
      </w:pPr>
      <w:r w:rsidRPr="00BB01D0">
        <w:rPr>
          <w:rFonts w:cs="B Zar"/>
          <w:rtl/>
        </w:rPr>
        <w:t>خواندن مجموعه داده</w:t>
      </w:r>
      <w:r w:rsidRPr="00BB01D0">
        <w:rPr>
          <w:rFonts w:cs="B Zar"/>
        </w:rPr>
        <w:t xml:space="preserve"> (Read the Dataset)</w:t>
      </w:r>
    </w:p>
    <w:p w:rsidR="00EC2C45" w:rsidRDefault="00EC2C45" w:rsidP="00EC2C45">
      <w:pPr>
        <w:pStyle w:val="NormalWeb"/>
        <w:bidi/>
        <w:jc w:val="both"/>
        <w:rPr>
          <w:rtl/>
        </w:rPr>
      </w:pPr>
      <w:r w:rsidRPr="00EC2C45">
        <w:rPr>
          <w:rFonts w:cs="B Zar"/>
          <w:sz w:val="32"/>
          <w:szCs w:val="32"/>
          <w:rtl/>
        </w:rPr>
        <w:t>در اولین مرحله، مجموعه داده موردنظر با استفاده از کتابخانه</w:t>
      </w:r>
      <w:r w:rsidRPr="00EC2C45">
        <w:rPr>
          <w:rFonts w:cs="B Zar"/>
          <w:sz w:val="32"/>
          <w:szCs w:val="32"/>
        </w:rPr>
        <w:t xml:space="preserve"> Pandas </w:t>
      </w:r>
      <w:r w:rsidRPr="00EC2C45">
        <w:rPr>
          <w:rFonts w:cs="B Zar"/>
          <w:sz w:val="32"/>
          <w:szCs w:val="32"/>
          <w:rtl/>
        </w:rPr>
        <w:t>در محیط پایتون بارگذاری شد. این مجموعه داده شامل اطلاعات مربوط به دانش‌آموزان از جنبه‌های مختلف فردی، خانوادگی، اجتماعی و آموزشی است. هدف از این مرحله آشنایی اولیه با ساختار داده‌ها، تعداد ویژگی‌ها و نوع اطلاعات موجود در هر ستون می‌باشد. همچنین با نمایش چند سطر ابتدایی داده‌ها، صحت بارگذاری فایل بررسی شد</w:t>
      </w:r>
      <w:r>
        <w:t>.</w:t>
      </w:r>
    </w:p>
    <w:p w:rsidR="006770EF" w:rsidRPr="006770EF" w:rsidRDefault="006770EF" w:rsidP="006770EF">
      <w:pPr>
        <w:pStyle w:val="FirstParagraph"/>
        <w:bidi/>
        <w:jc w:val="both"/>
        <w:rPr>
          <w:rFonts w:cs="B Zar"/>
          <w:sz w:val="32"/>
          <w:szCs w:val="32"/>
        </w:rPr>
      </w:pPr>
      <w:r w:rsidRPr="006770EF">
        <w:rPr>
          <w:rFonts w:cs="B Zar"/>
          <w:sz w:val="32"/>
          <w:szCs w:val="32"/>
          <w:rtl/>
        </w:rPr>
        <w:t>در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اولین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مرحله،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داده</w:t>
      </w:r>
      <w:r w:rsidRPr="006770EF">
        <w:rPr>
          <w:rFonts w:cs="B Zar"/>
          <w:sz w:val="32"/>
          <w:szCs w:val="32"/>
        </w:rPr>
        <w:t>‌</w:t>
      </w:r>
      <w:r w:rsidRPr="006770EF">
        <w:rPr>
          <w:rFonts w:cs="B Zar"/>
          <w:sz w:val="32"/>
          <w:szCs w:val="32"/>
          <w:rtl/>
        </w:rPr>
        <w:t>های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پروژه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از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فایل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asciiTheme="majorBidi" w:hAnsiTheme="majorBidi" w:cstheme="majorBidi"/>
          <w:sz w:val="32"/>
          <w:szCs w:val="32"/>
        </w:rPr>
        <w:t>CSV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خوانده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شدند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تا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بتوان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عملیات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تحلیل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و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مدل</w:t>
      </w:r>
      <w:r w:rsidRPr="006770EF">
        <w:rPr>
          <w:rFonts w:cs="B Zar"/>
          <w:sz w:val="32"/>
          <w:szCs w:val="32"/>
        </w:rPr>
        <w:t>‌</w:t>
      </w:r>
      <w:r w:rsidRPr="006770EF">
        <w:rPr>
          <w:rFonts w:cs="B Zar"/>
          <w:sz w:val="32"/>
          <w:szCs w:val="32"/>
          <w:rtl/>
        </w:rPr>
        <w:t>سازی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را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روی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آن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انجام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داد</w:t>
      </w:r>
      <w:r w:rsidRPr="006770EF">
        <w:rPr>
          <w:rFonts w:cs="B Zar"/>
          <w:sz w:val="32"/>
          <w:szCs w:val="32"/>
        </w:rPr>
        <w:t>.</w:t>
      </w:r>
    </w:p>
    <w:p w:rsidR="006770EF" w:rsidRPr="00B20798" w:rsidRDefault="00B20798" w:rsidP="00B20798">
      <w:pPr>
        <w:jc w:val="right"/>
        <w:rPr>
          <w:rFonts w:cs="B Zar"/>
          <w:b/>
          <w:bCs/>
          <w:sz w:val="32"/>
          <w:szCs w:val="32"/>
        </w:rPr>
      </w:pPr>
      <w:bookmarkStart w:id="0" w:name="code"/>
      <w:r w:rsidRPr="00B20798">
        <w:rPr>
          <w:rFonts w:cs="B Zar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8AC7D6D" wp14:editId="0C54A4E1">
            <wp:simplePos x="0" y="0"/>
            <wp:positionH relativeFrom="margin">
              <wp:align>center</wp:align>
            </wp:positionH>
            <wp:positionV relativeFrom="paragraph">
              <wp:posOffset>339766</wp:posOffset>
            </wp:positionV>
            <wp:extent cx="4029075" cy="132270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0EF" w:rsidRPr="00B20798">
        <w:rPr>
          <w:rFonts w:cs="B Zar" w:hint="cs"/>
          <w:b/>
          <w:bCs/>
          <w:sz w:val="32"/>
          <w:szCs w:val="32"/>
          <w:rtl/>
        </w:rPr>
        <w:t>کد</w:t>
      </w:r>
    </w:p>
    <w:p w:rsidR="006770EF" w:rsidRDefault="006770EF" w:rsidP="006770EF">
      <w:pPr>
        <w:pStyle w:val="SourceCode"/>
        <w:bidi/>
        <w:rPr>
          <w:rtl/>
        </w:rPr>
      </w:pPr>
    </w:p>
    <w:p w:rsidR="00B20798" w:rsidRDefault="00B20798" w:rsidP="00B20798">
      <w:pPr>
        <w:pStyle w:val="SourceCode"/>
        <w:bidi/>
        <w:rPr>
          <w:rtl/>
        </w:rPr>
      </w:pPr>
    </w:p>
    <w:p w:rsidR="00B20798" w:rsidRDefault="00B20798" w:rsidP="00B20798">
      <w:pPr>
        <w:pStyle w:val="SourceCode"/>
        <w:bidi/>
        <w:rPr>
          <w:rtl/>
        </w:rPr>
      </w:pPr>
    </w:p>
    <w:p w:rsidR="00B20798" w:rsidRDefault="00B20798" w:rsidP="00B20798">
      <w:pPr>
        <w:pStyle w:val="SourceCode"/>
        <w:bidi/>
      </w:pPr>
    </w:p>
    <w:p w:rsidR="006770EF" w:rsidRPr="00456605" w:rsidRDefault="006770EF" w:rsidP="00456605">
      <w:pPr>
        <w:bidi/>
        <w:rPr>
          <w:rFonts w:cs="B Zar"/>
          <w:b/>
          <w:bCs/>
          <w:sz w:val="32"/>
          <w:szCs w:val="32"/>
          <w:rtl/>
          <w:lang w:bidi="fa-IR"/>
        </w:rPr>
      </w:pPr>
      <w:bookmarkStart w:id="1" w:name="explanation"/>
      <w:bookmarkEnd w:id="0"/>
      <w:r w:rsidRPr="00456605">
        <w:rPr>
          <w:rFonts w:cs="B Zar" w:hint="cs"/>
          <w:b/>
          <w:bCs/>
          <w:sz w:val="32"/>
          <w:szCs w:val="32"/>
          <w:rtl/>
          <w:lang w:bidi="fa-IR"/>
        </w:rPr>
        <w:t>توضیح کد</w:t>
      </w:r>
    </w:p>
    <w:p w:rsidR="006770EF" w:rsidRPr="006770EF" w:rsidRDefault="006770EF" w:rsidP="006770EF">
      <w:pPr>
        <w:pStyle w:val="SourceCode"/>
        <w:bidi/>
        <w:rPr>
          <w:rFonts w:ascii="Times New Roman" w:hAnsi="Times New Roman" w:cs="Times New Roman"/>
          <w:sz w:val="28"/>
          <w:szCs w:val="28"/>
        </w:rPr>
      </w:pPr>
      <w:r w:rsidRPr="006770EF">
        <w:rPr>
          <w:rStyle w:val="ImportTok"/>
          <w:rFonts w:ascii="Times New Roman" w:hAnsi="Times New Roman" w:cs="Times New Roman"/>
          <w:sz w:val="28"/>
          <w:szCs w:val="28"/>
        </w:rPr>
        <w:t>import</w:t>
      </w:r>
      <w:r w:rsidRPr="006770EF">
        <w:rPr>
          <w:rStyle w:val="NormalTok"/>
          <w:rFonts w:ascii="Times New Roman" w:hAnsi="Times New Roman" w:cs="Times New Roman"/>
          <w:sz w:val="28"/>
          <w:szCs w:val="28"/>
        </w:rPr>
        <w:t xml:space="preserve"> numpy </w:t>
      </w:r>
      <w:r w:rsidRPr="006770EF">
        <w:rPr>
          <w:rStyle w:val="ImportTok"/>
          <w:rFonts w:ascii="Times New Roman" w:hAnsi="Times New Roman" w:cs="Times New Roman"/>
          <w:sz w:val="28"/>
          <w:szCs w:val="28"/>
        </w:rPr>
        <w:t>as</w:t>
      </w:r>
      <w:r w:rsidRPr="006770EF">
        <w:rPr>
          <w:rStyle w:val="NormalTok"/>
          <w:rFonts w:ascii="Times New Roman" w:hAnsi="Times New Roman" w:cs="Times New Roman"/>
          <w:sz w:val="28"/>
          <w:szCs w:val="28"/>
        </w:rPr>
        <w:t xml:space="preserve"> np</w:t>
      </w:r>
    </w:p>
    <w:p w:rsidR="006770EF" w:rsidRPr="006770EF" w:rsidRDefault="006770EF" w:rsidP="006770EF">
      <w:pPr>
        <w:pStyle w:val="FirstParagraph"/>
        <w:bidi/>
        <w:rPr>
          <w:rFonts w:cs="B Zar"/>
          <w:sz w:val="32"/>
          <w:szCs w:val="32"/>
        </w:rPr>
      </w:pPr>
      <w:r w:rsidRPr="006770EF">
        <w:rPr>
          <w:rFonts w:cs="B Zar"/>
          <w:sz w:val="32"/>
          <w:szCs w:val="32"/>
          <w:rtl/>
        </w:rPr>
        <w:t>کتابخانه</w:t>
      </w:r>
      <w:r w:rsidRPr="006770EF">
        <w:rPr>
          <w:sz w:val="32"/>
          <w:szCs w:val="32"/>
        </w:rPr>
        <w:t xml:space="preserve"> </w:t>
      </w:r>
      <w:r w:rsidRPr="006770EF">
        <w:rPr>
          <w:rFonts w:ascii="Times New Roman" w:hAnsi="Times New Roman" w:cs="Times New Roman"/>
          <w:sz w:val="32"/>
          <w:szCs w:val="32"/>
        </w:rPr>
        <w:t>N</w:t>
      </w:r>
      <w:r>
        <w:rPr>
          <w:rFonts w:ascii="Times New Roman" w:hAnsi="Times New Roman" w:cs="Times New Roman"/>
          <w:sz w:val="32"/>
          <w:szCs w:val="32"/>
        </w:rPr>
        <w:t>umpy</w:t>
      </w:r>
      <w:r w:rsidRPr="006770EF">
        <w:rPr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برای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انجام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محاسبات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عددی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و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کار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با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آرایه</w:t>
      </w:r>
      <w:r w:rsidRPr="006770EF">
        <w:rPr>
          <w:rFonts w:cs="B Zar"/>
          <w:sz w:val="32"/>
          <w:szCs w:val="32"/>
        </w:rPr>
        <w:t>‌</w:t>
      </w:r>
      <w:r w:rsidRPr="006770EF">
        <w:rPr>
          <w:rFonts w:cs="B Zar"/>
          <w:sz w:val="32"/>
          <w:szCs w:val="32"/>
          <w:rtl/>
        </w:rPr>
        <w:t>های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چندبعدی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استفاده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می</w:t>
      </w:r>
      <w:r w:rsidRPr="006770EF">
        <w:rPr>
          <w:rFonts w:cs="B Zar"/>
          <w:sz w:val="32"/>
          <w:szCs w:val="32"/>
        </w:rPr>
        <w:t>‌</w:t>
      </w:r>
      <w:r w:rsidRPr="006770EF">
        <w:rPr>
          <w:rFonts w:cs="B Zar"/>
          <w:sz w:val="32"/>
          <w:szCs w:val="32"/>
          <w:rtl/>
        </w:rPr>
        <w:t>شود</w:t>
      </w:r>
      <w:r w:rsidRPr="006770EF">
        <w:rPr>
          <w:rFonts w:cs="B Zar"/>
          <w:sz w:val="32"/>
          <w:szCs w:val="32"/>
        </w:rPr>
        <w:t>.</w:t>
      </w:r>
    </w:p>
    <w:p w:rsidR="006770EF" w:rsidRPr="006770EF" w:rsidRDefault="006770EF" w:rsidP="006770EF">
      <w:pPr>
        <w:pStyle w:val="SourceCode"/>
        <w:bidi/>
        <w:rPr>
          <w:rStyle w:val="ImportTok"/>
          <w:rFonts w:ascii="Times New Roman" w:hAnsi="Times New Roman" w:cs="Times New Roman"/>
          <w:sz w:val="28"/>
          <w:szCs w:val="28"/>
        </w:rPr>
      </w:pPr>
      <w:r w:rsidRPr="006770EF">
        <w:rPr>
          <w:rStyle w:val="ImportTok"/>
          <w:rFonts w:ascii="Times New Roman" w:hAnsi="Times New Roman" w:cs="Times New Roman"/>
          <w:sz w:val="28"/>
          <w:szCs w:val="28"/>
        </w:rPr>
        <w:t xml:space="preserve">import </w:t>
      </w:r>
      <w:r w:rsidRPr="006770EF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>pandas</w:t>
      </w:r>
      <w:r w:rsidRPr="006770EF">
        <w:rPr>
          <w:rStyle w:val="Import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770EF">
        <w:rPr>
          <w:rStyle w:val="ImportTok"/>
          <w:rFonts w:ascii="Times New Roman" w:hAnsi="Times New Roman" w:cs="Times New Roman"/>
          <w:sz w:val="28"/>
          <w:szCs w:val="28"/>
        </w:rPr>
        <w:t xml:space="preserve">as </w:t>
      </w:r>
      <w:r w:rsidRPr="006770EF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>pd</w:t>
      </w:r>
    </w:p>
    <w:p w:rsidR="006770EF" w:rsidRDefault="006770EF" w:rsidP="006770EF">
      <w:pPr>
        <w:pStyle w:val="FirstParagraph"/>
        <w:bidi/>
      </w:pPr>
      <w:r w:rsidRPr="006770EF">
        <w:rPr>
          <w:rFonts w:cs="B Zar"/>
          <w:sz w:val="32"/>
          <w:szCs w:val="32"/>
          <w:rtl/>
        </w:rPr>
        <w:t>کتابخانه</w:t>
      </w:r>
      <w:r w:rsidRPr="006770EF">
        <w:rPr>
          <w:sz w:val="32"/>
          <w:szCs w:val="32"/>
        </w:rPr>
        <w:t xml:space="preserve"> </w:t>
      </w:r>
      <w:r w:rsidRPr="006770EF">
        <w:rPr>
          <w:rStyle w:val="ImportTok"/>
          <w:rFonts w:ascii="Times New Roman" w:hAnsi="Times New Roman" w:cs="Times New Roman"/>
          <w:b w:val="0"/>
          <w:color w:val="000000" w:themeColor="text1"/>
          <w:sz w:val="28"/>
          <w:szCs w:val="28"/>
        </w:rPr>
        <w:t>Pandas</w:t>
      </w:r>
      <w:r>
        <w:t xml:space="preserve"> </w:t>
      </w:r>
      <w:r w:rsidRPr="006770EF">
        <w:rPr>
          <w:rFonts w:cs="B Zar"/>
          <w:sz w:val="32"/>
          <w:szCs w:val="32"/>
          <w:rtl/>
        </w:rPr>
        <w:t>برای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خواندن،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ذخیره</w:t>
      </w:r>
      <w:r w:rsidRPr="006770EF">
        <w:rPr>
          <w:rFonts w:cs="B Zar"/>
          <w:sz w:val="32"/>
          <w:szCs w:val="32"/>
        </w:rPr>
        <w:t>‌</w:t>
      </w:r>
      <w:r w:rsidRPr="006770EF">
        <w:rPr>
          <w:rFonts w:cs="B Zar"/>
          <w:sz w:val="32"/>
          <w:szCs w:val="32"/>
          <w:rtl/>
        </w:rPr>
        <w:t>سازی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و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پردازش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داده</w:t>
      </w:r>
      <w:r w:rsidRPr="006770EF">
        <w:rPr>
          <w:rFonts w:cs="B Zar"/>
          <w:sz w:val="32"/>
          <w:szCs w:val="32"/>
        </w:rPr>
        <w:t>‌</w:t>
      </w:r>
      <w:r w:rsidRPr="006770EF">
        <w:rPr>
          <w:rFonts w:cs="B Zar"/>
          <w:sz w:val="32"/>
          <w:szCs w:val="32"/>
          <w:rtl/>
        </w:rPr>
        <w:t>های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جدولی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استفاده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می</w:t>
      </w:r>
      <w:r w:rsidRPr="006770EF">
        <w:rPr>
          <w:rFonts w:cs="B Zar"/>
          <w:sz w:val="32"/>
          <w:szCs w:val="32"/>
        </w:rPr>
        <w:t>‌</w:t>
      </w:r>
      <w:r w:rsidRPr="006770EF">
        <w:rPr>
          <w:rFonts w:cs="B Zar"/>
          <w:sz w:val="32"/>
          <w:szCs w:val="32"/>
          <w:rtl/>
        </w:rPr>
        <w:t>شود</w:t>
      </w:r>
      <w:r w:rsidRPr="006770EF">
        <w:rPr>
          <w:rFonts w:cs="B Zar"/>
          <w:sz w:val="32"/>
          <w:szCs w:val="32"/>
        </w:rPr>
        <w:t>.</w:t>
      </w:r>
    </w:p>
    <w:p w:rsidR="006770EF" w:rsidRPr="006770EF" w:rsidRDefault="006770EF" w:rsidP="006770EF">
      <w:pPr>
        <w:pStyle w:val="SourceCode"/>
        <w:bidi/>
        <w:rPr>
          <w:rStyle w:val="ImportTok"/>
          <w:rFonts w:ascii="Times New Roman" w:hAnsi="Times New Roman" w:cs="Times New Roman"/>
          <w:sz w:val="28"/>
          <w:szCs w:val="28"/>
        </w:rPr>
      </w:pPr>
      <w:r w:rsidRPr="006770EF">
        <w:rPr>
          <w:rStyle w:val="ImportTok"/>
          <w:rFonts w:ascii="Times New Roman" w:hAnsi="Times New Roman" w:cs="Times New Roman"/>
          <w:sz w:val="28"/>
          <w:szCs w:val="28"/>
        </w:rPr>
        <w:t>import</w:t>
      </w:r>
      <w:r w:rsidRPr="006770EF">
        <w:rPr>
          <w:rStyle w:val="ImportTok"/>
          <w:rFonts w:ascii="Times New Roman" w:hAnsi="Times New Roman" w:cs="Times New Roman"/>
        </w:rPr>
        <w:t xml:space="preserve"> </w:t>
      </w:r>
      <w:r w:rsidRPr="006770EF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 xml:space="preserve">matplotlib.pyplot </w:t>
      </w:r>
      <w:r w:rsidRPr="006770EF">
        <w:rPr>
          <w:rStyle w:val="ImportTok"/>
          <w:rFonts w:ascii="Times New Roman" w:hAnsi="Times New Roman" w:cs="Times New Roman"/>
          <w:sz w:val="28"/>
          <w:szCs w:val="28"/>
        </w:rPr>
        <w:t xml:space="preserve">as </w:t>
      </w:r>
      <w:r w:rsidRPr="006770EF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>plt</w:t>
      </w:r>
    </w:p>
    <w:p w:rsidR="006770EF" w:rsidRPr="006770EF" w:rsidRDefault="006770EF" w:rsidP="006770EF">
      <w:pPr>
        <w:pStyle w:val="FirstParagraph"/>
        <w:bidi/>
        <w:rPr>
          <w:rFonts w:cs="B Zar"/>
          <w:sz w:val="32"/>
          <w:szCs w:val="32"/>
        </w:rPr>
      </w:pPr>
      <w:r w:rsidRPr="006770EF">
        <w:rPr>
          <w:rFonts w:cs="B Zar"/>
          <w:sz w:val="32"/>
          <w:szCs w:val="32"/>
          <w:rtl/>
        </w:rPr>
        <w:t>این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کتابخانه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برای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رسم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نمودارها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و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نمایش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نتایج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گرافیکی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استفاده</w:t>
      </w:r>
      <w:r w:rsidRPr="006770EF">
        <w:rPr>
          <w:rFonts w:cs="B Zar"/>
          <w:sz w:val="32"/>
          <w:szCs w:val="32"/>
        </w:rPr>
        <w:t xml:space="preserve"> </w:t>
      </w:r>
      <w:r w:rsidRPr="006770EF">
        <w:rPr>
          <w:rFonts w:cs="B Zar"/>
          <w:sz w:val="32"/>
          <w:szCs w:val="32"/>
          <w:rtl/>
        </w:rPr>
        <w:t>می</w:t>
      </w:r>
      <w:r w:rsidRPr="006770EF">
        <w:rPr>
          <w:rFonts w:cs="B Zar"/>
          <w:sz w:val="32"/>
          <w:szCs w:val="32"/>
        </w:rPr>
        <w:t>‌</w:t>
      </w:r>
      <w:r w:rsidRPr="006770EF">
        <w:rPr>
          <w:rFonts w:cs="B Zar"/>
          <w:sz w:val="32"/>
          <w:szCs w:val="32"/>
          <w:rtl/>
        </w:rPr>
        <w:t>شود</w:t>
      </w:r>
      <w:r w:rsidRPr="006770EF">
        <w:rPr>
          <w:rFonts w:cs="B Zar"/>
          <w:sz w:val="32"/>
          <w:szCs w:val="32"/>
        </w:rPr>
        <w:t>.</w:t>
      </w:r>
    </w:p>
    <w:p w:rsidR="006770EF" w:rsidRPr="00A84F06" w:rsidRDefault="006770EF" w:rsidP="006770EF">
      <w:pPr>
        <w:pStyle w:val="SourceCode"/>
        <w:bidi/>
        <w:rPr>
          <w:rStyle w:val="ImportTok"/>
          <w:rFonts w:ascii="Times New Roman" w:hAnsi="Times New Roman" w:cs="Times New Roman"/>
          <w:sz w:val="28"/>
          <w:szCs w:val="28"/>
        </w:rPr>
      </w:pPr>
      <w:r w:rsidRPr="00A84F06">
        <w:rPr>
          <w:rStyle w:val="ImportTok"/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r w:rsidRPr="00A84F06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>seaborn</w:t>
      </w:r>
      <w:r w:rsidRPr="00A84F06">
        <w:rPr>
          <w:rStyle w:val="Import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4F06">
        <w:rPr>
          <w:rStyle w:val="ImportTok"/>
          <w:rFonts w:ascii="Times New Roman" w:hAnsi="Times New Roman" w:cs="Times New Roman"/>
          <w:sz w:val="28"/>
          <w:szCs w:val="28"/>
        </w:rPr>
        <w:t xml:space="preserve">as </w:t>
      </w:r>
      <w:r w:rsidRPr="00A84F06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>sns</w:t>
      </w:r>
    </w:p>
    <w:p w:rsidR="006770EF" w:rsidRDefault="006770EF" w:rsidP="006770EF">
      <w:pPr>
        <w:pStyle w:val="FirstParagraph"/>
        <w:bidi/>
      </w:pPr>
      <w:r w:rsidRPr="00A84F06">
        <w:rPr>
          <w:rFonts w:cs="B Zar"/>
          <w:sz w:val="32"/>
          <w:szCs w:val="32"/>
          <w:rtl/>
        </w:rPr>
        <w:t>کتابخانه</w:t>
      </w:r>
      <w:r>
        <w:t xml:space="preserve"> </w:t>
      </w:r>
      <w:r w:rsidRPr="00A84F06">
        <w:rPr>
          <w:rStyle w:val="ImportTok"/>
          <w:rFonts w:ascii="Times New Roman" w:hAnsi="Times New Roman" w:cs="Times New Roman"/>
          <w:b w:val="0"/>
          <w:color w:val="000000" w:themeColor="text1"/>
          <w:sz w:val="28"/>
          <w:szCs w:val="28"/>
        </w:rPr>
        <w:t>Seaborn</w:t>
      </w:r>
      <w:r>
        <w:t xml:space="preserve"> </w:t>
      </w:r>
      <w:r w:rsidRPr="00A84F06">
        <w:rPr>
          <w:rFonts w:cs="B Zar"/>
          <w:sz w:val="32"/>
          <w:szCs w:val="32"/>
          <w:rtl/>
        </w:rPr>
        <w:t>برای</w:t>
      </w:r>
      <w:r w:rsidRPr="00A84F06">
        <w:rPr>
          <w:rFonts w:cs="B Zar"/>
          <w:sz w:val="32"/>
          <w:szCs w:val="32"/>
        </w:rPr>
        <w:t xml:space="preserve"> </w:t>
      </w:r>
      <w:r w:rsidRPr="00A84F06">
        <w:rPr>
          <w:rFonts w:cs="B Zar"/>
          <w:sz w:val="32"/>
          <w:szCs w:val="32"/>
          <w:rtl/>
        </w:rPr>
        <w:t>رسم</w:t>
      </w:r>
      <w:r w:rsidRPr="00A84F06">
        <w:rPr>
          <w:rFonts w:cs="B Zar"/>
          <w:sz w:val="32"/>
          <w:szCs w:val="32"/>
        </w:rPr>
        <w:t xml:space="preserve"> </w:t>
      </w:r>
      <w:r w:rsidRPr="00A84F06">
        <w:rPr>
          <w:rFonts w:cs="B Zar"/>
          <w:sz w:val="32"/>
          <w:szCs w:val="32"/>
          <w:rtl/>
        </w:rPr>
        <w:t>نمودارهای</w:t>
      </w:r>
      <w:r w:rsidRPr="00A84F06">
        <w:rPr>
          <w:rFonts w:cs="B Zar"/>
          <w:sz w:val="32"/>
          <w:szCs w:val="32"/>
        </w:rPr>
        <w:t xml:space="preserve"> </w:t>
      </w:r>
      <w:r w:rsidRPr="00A84F06">
        <w:rPr>
          <w:rFonts w:cs="B Zar"/>
          <w:sz w:val="32"/>
          <w:szCs w:val="32"/>
          <w:rtl/>
        </w:rPr>
        <w:t>آماری</w:t>
      </w:r>
      <w:r w:rsidRPr="00A84F06">
        <w:rPr>
          <w:rFonts w:cs="B Zar"/>
          <w:sz w:val="32"/>
          <w:szCs w:val="32"/>
        </w:rPr>
        <w:t xml:space="preserve"> </w:t>
      </w:r>
      <w:r w:rsidRPr="00A84F06">
        <w:rPr>
          <w:rFonts w:cs="B Zar"/>
          <w:sz w:val="32"/>
          <w:szCs w:val="32"/>
          <w:rtl/>
        </w:rPr>
        <w:t>و</w:t>
      </w:r>
      <w:r w:rsidRPr="00A84F06">
        <w:rPr>
          <w:rFonts w:cs="B Zar"/>
          <w:sz w:val="32"/>
          <w:szCs w:val="32"/>
        </w:rPr>
        <w:t xml:space="preserve"> </w:t>
      </w:r>
      <w:r w:rsidRPr="00A84F06">
        <w:rPr>
          <w:rFonts w:cs="B Zar"/>
          <w:sz w:val="32"/>
          <w:szCs w:val="32"/>
          <w:rtl/>
        </w:rPr>
        <w:t>تحلیل</w:t>
      </w:r>
      <w:r w:rsidRPr="00A84F06">
        <w:rPr>
          <w:rFonts w:cs="B Zar"/>
          <w:sz w:val="32"/>
          <w:szCs w:val="32"/>
        </w:rPr>
        <w:t xml:space="preserve"> </w:t>
      </w:r>
      <w:r w:rsidRPr="00A84F06">
        <w:rPr>
          <w:rFonts w:cs="B Zar"/>
          <w:sz w:val="32"/>
          <w:szCs w:val="32"/>
          <w:rtl/>
        </w:rPr>
        <w:t>داده</w:t>
      </w:r>
      <w:r w:rsidRPr="00A84F06">
        <w:rPr>
          <w:rFonts w:cs="B Zar"/>
          <w:sz w:val="32"/>
          <w:szCs w:val="32"/>
        </w:rPr>
        <w:t>‌</w:t>
      </w:r>
      <w:r w:rsidRPr="00A84F06">
        <w:rPr>
          <w:rFonts w:cs="B Zar"/>
          <w:sz w:val="32"/>
          <w:szCs w:val="32"/>
          <w:rtl/>
        </w:rPr>
        <w:t>ها</w:t>
      </w:r>
      <w:r w:rsidRPr="00A84F06">
        <w:rPr>
          <w:rFonts w:cs="B Zar"/>
          <w:sz w:val="32"/>
          <w:szCs w:val="32"/>
        </w:rPr>
        <w:t xml:space="preserve"> </w:t>
      </w:r>
      <w:r w:rsidRPr="00A84F06">
        <w:rPr>
          <w:rFonts w:cs="B Zar"/>
          <w:sz w:val="32"/>
          <w:szCs w:val="32"/>
          <w:rtl/>
        </w:rPr>
        <w:t>استفاده</w:t>
      </w:r>
      <w:r w:rsidRPr="00A84F06">
        <w:rPr>
          <w:rFonts w:cs="B Zar"/>
          <w:sz w:val="32"/>
          <w:szCs w:val="32"/>
        </w:rPr>
        <w:t xml:space="preserve"> </w:t>
      </w:r>
      <w:r w:rsidRPr="00A84F06">
        <w:rPr>
          <w:rFonts w:cs="B Zar"/>
          <w:sz w:val="32"/>
          <w:szCs w:val="32"/>
          <w:rtl/>
        </w:rPr>
        <w:t>می</w:t>
      </w:r>
      <w:r w:rsidRPr="00A84F06">
        <w:rPr>
          <w:rFonts w:cs="B Zar"/>
          <w:sz w:val="32"/>
          <w:szCs w:val="32"/>
        </w:rPr>
        <w:t>‌</w:t>
      </w:r>
      <w:r w:rsidRPr="00A84F06">
        <w:rPr>
          <w:rFonts w:cs="B Zar"/>
          <w:sz w:val="32"/>
          <w:szCs w:val="32"/>
          <w:rtl/>
        </w:rPr>
        <w:t>شود</w:t>
      </w:r>
      <w:r w:rsidRPr="00A84F06">
        <w:rPr>
          <w:rFonts w:cs="B Zar"/>
          <w:sz w:val="32"/>
          <w:szCs w:val="32"/>
        </w:rPr>
        <w:t>.</w:t>
      </w:r>
    </w:p>
    <w:bookmarkEnd w:id="1"/>
    <w:p w:rsidR="00EC2C45" w:rsidRPr="00EC2C45" w:rsidRDefault="00EC2C45" w:rsidP="00EC2C45">
      <w:pPr>
        <w:pStyle w:val="NormalWeb"/>
        <w:bidi/>
        <w:jc w:val="both"/>
        <w:rPr>
          <w:rtl/>
        </w:rPr>
      </w:pPr>
    </w:p>
    <w:p w:rsidR="00DD3A3F" w:rsidRPr="00456605" w:rsidRDefault="00DD3A3F" w:rsidP="00456605">
      <w:pPr>
        <w:pStyle w:val="Heading2"/>
        <w:bidi/>
        <w:rPr>
          <w:rFonts w:cs="B Zar"/>
        </w:rPr>
      </w:pPr>
      <w:r w:rsidRPr="00456605">
        <w:rPr>
          <w:rFonts w:cs="B Zar"/>
          <w:rtl/>
        </w:rPr>
        <w:t>هدف</w:t>
      </w:r>
    </w:p>
    <w:p w:rsidR="00DD3A3F" w:rsidRPr="00DD3A3F" w:rsidRDefault="00DD3A3F" w:rsidP="00A40F4C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اولین مرحله در هر پروژه یادگیری ماشین، بارگذاری و بررسی اولیه داده‌ها است. در این مرحله داده‌ها از فایل</w:t>
      </w:r>
      <w:r w:rsidRPr="00DD3A3F">
        <w:rPr>
          <w:rFonts w:ascii="Times New Roman" w:eastAsia="Times New Roman" w:hAnsi="Times New Roman" w:cs="B Zar"/>
          <w:sz w:val="32"/>
          <w:szCs w:val="32"/>
        </w:rPr>
        <w:t xml:space="preserve"> CSV </w:t>
      </w:r>
      <w:r w:rsidRPr="00DD3A3F">
        <w:rPr>
          <w:rFonts w:ascii="Times New Roman" w:eastAsia="Times New Roman" w:hAnsi="Times New Roman" w:cs="B Zar"/>
          <w:sz w:val="32"/>
          <w:szCs w:val="32"/>
          <w:rtl/>
        </w:rPr>
        <w:t>خوانده شده و ساختار کلی آن‌ها بررسی می‌شود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456605" w:rsidRDefault="00DD3A3F" w:rsidP="00456605">
      <w:pPr>
        <w:pStyle w:val="Heading2"/>
        <w:bidi/>
        <w:rPr>
          <w:rFonts w:cs="B Zar"/>
        </w:rPr>
      </w:pPr>
      <w:r w:rsidRPr="00456605">
        <w:rPr>
          <w:rFonts w:cs="B Zar"/>
          <w:rtl/>
        </w:rPr>
        <w:t>مفهوم تئوری</w:t>
      </w:r>
      <w:r w:rsidR="00456605" w:rsidRPr="00456605">
        <w:rPr>
          <w:rFonts w:cs="B Zar" w:hint="cs"/>
          <w:rtl/>
        </w:rPr>
        <w:t xml:space="preserve"> داده‌ها</w:t>
      </w:r>
    </w:p>
    <w:p w:rsidR="00DD3A3F" w:rsidRDefault="00DD3A3F" w:rsidP="00A40F4C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داده‌ها مهم‌ترین بخش هر مدل یادگیری ماشین هستند. کیفیت داده مستقیماً روی عملکرد مدل تأثیر می‌گذارد. بنابراین قبل از هرگونه مدل‌سازی باید نوع ستون‌ها، تعداد رکوردها و وجود داده‌های ناقص بررسی شود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A40F4C" w:rsidRPr="00DD3A3F" w:rsidRDefault="00A40F4C" w:rsidP="00A40F4C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Zar"/>
          <w:sz w:val="32"/>
          <w:szCs w:val="32"/>
        </w:rPr>
      </w:pPr>
    </w:p>
    <w:p w:rsidR="00DD3A3F" w:rsidRPr="003E5418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D3A3F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کد</w:t>
      </w:r>
    </w:p>
    <w:p w:rsidR="00A40F4C" w:rsidRPr="00DD3A3F" w:rsidRDefault="00A40F4C" w:rsidP="00A40F4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2D235F2" wp14:editId="356C6D24">
            <wp:simplePos x="0" y="0"/>
            <wp:positionH relativeFrom="column">
              <wp:posOffset>-666750</wp:posOffset>
            </wp:positionH>
            <wp:positionV relativeFrom="paragraph">
              <wp:posOffset>-647700</wp:posOffset>
            </wp:positionV>
            <wp:extent cx="7286625" cy="33432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0F4C" w:rsidRDefault="00A40F4C" w:rsidP="00DD3A3F">
      <w:pPr>
        <w:bidi/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</w:p>
    <w:p w:rsidR="00A40F4C" w:rsidRDefault="00A40F4C" w:rsidP="00A40F4C">
      <w:pPr>
        <w:bidi/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</w:p>
    <w:p w:rsidR="00A40F4C" w:rsidRDefault="00A40F4C" w:rsidP="00A40F4C">
      <w:pPr>
        <w:bidi/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</w:p>
    <w:p w:rsidR="00A40F4C" w:rsidRDefault="00A40F4C" w:rsidP="00A40F4C">
      <w:pPr>
        <w:bidi/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</w:p>
    <w:p w:rsidR="00A40F4C" w:rsidRDefault="00A40F4C" w:rsidP="00A40F4C">
      <w:pPr>
        <w:bidi/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</w:p>
    <w:p w:rsidR="00A40F4C" w:rsidRDefault="00A40F4C" w:rsidP="00A40F4C">
      <w:pPr>
        <w:bidi/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</w:p>
    <w:p w:rsidR="00A40F4C" w:rsidRDefault="00A40F4C" w:rsidP="00A40F4C">
      <w:pPr>
        <w:bidi/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</w:p>
    <w:p w:rsidR="00A40F4C" w:rsidRDefault="00A40F4C" w:rsidP="00A40F4C">
      <w:pPr>
        <w:bidi/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</w:p>
    <w:p w:rsidR="00DD3A3F" w:rsidRPr="00456605" w:rsidRDefault="00DD3A3F" w:rsidP="00456605">
      <w:pPr>
        <w:jc w:val="right"/>
        <w:rPr>
          <w:rFonts w:cs="B Zar"/>
          <w:b/>
          <w:bCs/>
          <w:sz w:val="36"/>
          <w:szCs w:val="36"/>
        </w:rPr>
      </w:pPr>
      <w:r w:rsidRPr="00456605">
        <w:rPr>
          <w:rFonts w:cs="B Zar"/>
          <w:b/>
          <w:bCs/>
          <w:sz w:val="36"/>
          <w:szCs w:val="36"/>
          <w:rtl/>
        </w:rPr>
        <w:lastRenderedPageBreak/>
        <w:t>تحلیل</w:t>
      </w:r>
    </w:p>
    <w:p w:rsidR="00DD3A3F" w:rsidRPr="004706FE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در این مرحله تعداد نمونه‌ها و ویژگی‌های موجود در دیتاست بررسی شد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4706FE" w:rsidRPr="004706FE" w:rsidRDefault="004706FE" w:rsidP="004706FE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4706FE"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>تعداد ردیف‌ها: 1044</w:t>
      </w:r>
      <w:r w:rsidRPr="004706FE">
        <w:rPr>
          <w:rFonts w:ascii="Times New Roman" w:eastAsia="Times New Roman" w:hAnsi="Times New Roman" w:cs="B Zar"/>
          <w:sz w:val="32"/>
          <w:szCs w:val="32"/>
          <w:rtl/>
          <w:lang w:bidi="fa-IR"/>
        </w:rPr>
        <w:br/>
      </w:r>
      <w:r w:rsidRPr="004706FE"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>ویژگی‌ها: 34</w:t>
      </w:r>
    </w:p>
    <w:p w:rsidR="00DD3A3F" w:rsidRPr="00DD3A3F" w:rsidRDefault="00AE0608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DD3A3F" w:rsidRPr="00BB01D0" w:rsidRDefault="00456605" w:rsidP="00456605">
      <w:pPr>
        <w:pStyle w:val="Heading1"/>
        <w:bidi/>
        <w:rPr>
          <w:rFonts w:cs="B Zar"/>
        </w:rPr>
      </w:pPr>
      <w:r w:rsidRPr="00BB01D0">
        <w:rPr>
          <w:rFonts w:cs="B Zar" w:hint="cs"/>
          <w:rtl/>
        </w:rPr>
        <w:t>نمایش و جایگزینی مقادیر گمشده</w:t>
      </w:r>
    </w:p>
    <w:p w:rsidR="00DD3A3F" w:rsidRPr="00BB01D0" w:rsidRDefault="00DD3A3F" w:rsidP="00BB01D0">
      <w:pPr>
        <w:jc w:val="right"/>
        <w:rPr>
          <w:rFonts w:cs="B Zar"/>
          <w:b/>
          <w:bCs/>
          <w:sz w:val="36"/>
          <w:szCs w:val="36"/>
        </w:rPr>
      </w:pPr>
      <w:r w:rsidRPr="00BB01D0">
        <w:rPr>
          <w:rFonts w:cs="B Zar"/>
          <w:b/>
          <w:bCs/>
          <w:sz w:val="36"/>
          <w:szCs w:val="36"/>
          <w:rtl/>
        </w:rPr>
        <w:t>هدف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شناسایی و مدیریت داده‌های گمشده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BB01D0" w:rsidRDefault="00DD3A3F" w:rsidP="00BB01D0">
      <w:pPr>
        <w:jc w:val="right"/>
        <w:rPr>
          <w:rFonts w:cs="B Zar"/>
          <w:b/>
          <w:bCs/>
          <w:sz w:val="36"/>
          <w:szCs w:val="36"/>
        </w:rPr>
      </w:pPr>
      <w:r w:rsidRPr="00BB01D0">
        <w:rPr>
          <w:rFonts w:cs="B Zar"/>
          <w:b/>
          <w:bCs/>
          <w:sz w:val="36"/>
          <w:szCs w:val="36"/>
          <w:rtl/>
        </w:rPr>
        <w:t>مفهوم تئوری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</w:rPr>
        <w:t xml:space="preserve">Missing Value </w:t>
      </w:r>
      <w:r w:rsidR="004706FE">
        <w:rPr>
          <w:rFonts w:ascii="Times New Roman" w:eastAsia="Times New Roman" w:hAnsi="Times New Roman" w:cs="B Zar" w:hint="cs"/>
          <w:sz w:val="32"/>
          <w:szCs w:val="32"/>
          <w:rtl/>
        </w:rPr>
        <w:t xml:space="preserve"> </w:t>
      </w:r>
      <w:r w:rsidRPr="00DD3A3F">
        <w:rPr>
          <w:rFonts w:ascii="Times New Roman" w:eastAsia="Times New Roman" w:hAnsi="Times New Roman" w:cs="B Zar"/>
          <w:sz w:val="32"/>
          <w:szCs w:val="32"/>
          <w:rtl/>
        </w:rPr>
        <w:t>یکی از رایج‌ترین مشکلات داده‌های واقعی است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وجود مقادیر گمشده می‌تواند باعث</w:t>
      </w:r>
      <w:r w:rsidRPr="00DD3A3F">
        <w:rPr>
          <w:rFonts w:ascii="Times New Roman" w:eastAsia="Times New Roman" w:hAnsi="Times New Roman" w:cs="B Zar"/>
          <w:sz w:val="32"/>
          <w:szCs w:val="32"/>
        </w:rPr>
        <w:t>:</w:t>
      </w:r>
    </w:p>
    <w:p w:rsidR="00DD3A3F" w:rsidRPr="00DD3A3F" w:rsidRDefault="00DD3A3F" w:rsidP="00DD3A3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کاهش دقت مدل</w:t>
      </w:r>
    </w:p>
    <w:p w:rsidR="00DD3A3F" w:rsidRPr="00DD3A3F" w:rsidRDefault="00DD3A3F" w:rsidP="00DD3A3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ایجاد خطا در آموزش</w:t>
      </w:r>
    </w:p>
    <w:p w:rsidR="00DD3A3F" w:rsidRPr="00DD3A3F" w:rsidRDefault="00DD3A3F" w:rsidP="00DD3A3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ایجاد</w:t>
      </w:r>
      <w:r w:rsidRPr="00DD3A3F">
        <w:rPr>
          <w:rFonts w:ascii="Times New Roman" w:eastAsia="Times New Roman" w:hAnsi="Times New Roman" w:cs="B Zar"/>
          <w:sz w:val="32"/>
          <w:szCs w:val="32"/>
        </w:rPr>
        <w:t xml:space="preserve"> Bias </w:t>
      </w:r>
      <w:r w:rsidRPr="00DD3A3F">
        <w:rPr>
          <w:rFonts w:ascii="Times New Roman" w:eastAsia="Times New Roman" w:hAnsi="Times New Roman" w:cs="B Zar"/>
          <w:sz w:val="32"/>
          <w:szCs w:val="32"/>
          <w:rtl/>
        </w:rPr>
        <w:t>در نتایج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شود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روش‌های رایج</w:t>
      </w:r>
      <w:r w:rsidRPr="00DD3A3F">
        <w:rPr>
          <w:rFonts w:ascii="Times New Roman" w:eastAsia="Times New Roman" w:hAnsi="Times New Roman" w:cs="B Zar"/>
          <w:sz w:val="32"/>
          <w:szCs w:val="32"/>
        </w:rPr>
        <w:t>:</w:t>
      </w:r>
    </w:p>
    <w:p w:rsidR="00DD3A3F" w:rsidRPr="00DD3A3F" w:rsidRDefault="00DD3A3F" w:rsidP="00DD3A3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حذف رکورد</w:t>
      </w:r>
    </w:p>
    <w:p w:rsidR="00DD3A3F" w:rsidRPr="00DD3A3F" w:rsidRDefault="00DD3A3F" w:rsidP="00DD3A3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lastRenderedPageBreak/>
        <w:t>جایگزینی با میانگین</w:t>
      </w:r>
    </w:p>
    <w:p w:rsidR="00DD3A3F" w:rsidRPr="00DD3A3F" w:rsidRDefault="00DD3A3F" w:rsidP="00DD3A3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جایگزینی با میانه</w:t>
      </w:r>
    </w:p>
    <w:p w:rsidR="00DD3A3F" w:rsidRPr="00DD3A3F" w:rsidRDefault="00DD3A3F" w:rsidP="00DD3A3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جایگزینی با مد</w:t>
      </w:r>
    </w:p>
    <w:p w:rsidR="00DD3A3F" w:rsidRPr="00BB01D0" w:rsidRDefault="00652691" w:rsidP="00BB01D0">
      <w:pPr>
        <w:jc w:val="right"/>
        <w:rPr>
          <w:rFonts w:cs="B Zar"/>
          <w:b/>
          <w:bCs/>
          <w:sz w:val="36"/>
          <w:szCs w:val="36"/>
          <w:rtl/>
        </w:rPr>
      </w:pPr>
      <w:r w:rsidRPr="00BB01D0">
        <w:rPr>
          <w:rFonts w:cs="B Zar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6C036B7" wp14:editId="36FFDE67">
            <wp:simplePos x="0" y="0"/>
            <wp:positionH relativeFrom="margin">
              <wp:posOffset>-542925</wp:posOffset>
            </wp:positionH>
            <wp:positionV relativeFrom="paragraph">
              <wp:posOffset>386080</wp:posOffset>
            </wp:positionV>
            <wp:extent cx="6981825" cy="438150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A3F" w:rsidRPr="00BB01D0">
        <w:rPr>
          <w:rFonts w:cs="B Zar"/>
          <w:b/>
          <w:bCs/>
          <w:sz w:val="36"/>
          <w:szCs w:val="36"/>
          <w:rtl/>
        </w:rPr>
        <w:t>کد</w:t>
      </w:r>
    </w:p>
    <w:p w:rsidR="004706FE" w:rsidRDefault="004706FE" w:rsidP="004706F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4706FE" w:rsidRDefault="004706FE" w:rsidP="004706F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652691" w:rsidRDefault="00652691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652691" w:rsidRDefault="00652691" w:rsidP="006526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652691" w:rsidRDefault="00652691" w:rsidP="006526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652691" w:rsidRDefault="00652691" w:rsidP="006526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652691" w:rsidRDefault="00652691" w:rsidP="006526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186535" w:rsidRDefault="00186535" w:rsidP="001865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652691" w:rsidRDefault="00652691" w:rsidP="006526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652691" w:rsidRDefault="00652691" w:rsidP="006526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E17477" w:rsidRDefault="00F84459" w:rsidP="00F844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  <w:r>
        <w:rPr>
          <w:rFonts w:ascii="Times New Roman" w:eastAsia="Times New Roman" w:hAnsi="Times New Roman" w:cs="B Zar" w:hint="cs"/>
          <w:sz w:val="32"/>
          <w:szCs w:val="32"/>
          <w:rtl/>
        </w:rPr>
        <w:t>نتایج حاصل از این کد:</w:t>
      </w:r>
    </w:p>
    <w:p w:rsidR="00F84459" w:rsidRPr="00F84459" w:rsidRDefault="00F84459" w:rsidP="00F84459">
      <w:pPr>
        <w:pStyle w:val="FirstParagraph"/>
        <w:bidi/>
        <w:rPr>
          <w:rFonts w:cs="B Zar"/>
          <w:sz w:val="32"/>
          <w:szCs w:val="32"/>
        </w:rPr>
      </w:pPr>
      <w:r w:rsidRPr="00F84459">
        <w:rPr>
          <w:rFonts w:cs="B Zar"/>
          <w:sz w:val="32"/>
          <w:szCs w:val="32"/>
          <w:rtl/>
        </w:rPr>
        <w:t>این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دستور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اطلاعات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زیر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را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نمایش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می</w:t>
      </w:r>
      <w:r w:rsidRPr="00F84459">
        <w:rPr>
          <w:rFonts w:cs="B Zar"/>
          <w:sz w:val="32"/>
          <w:szCs w:val="32"/>
        </w:rPr>
        <w:t>‌</w:t>
      </w:r>
      <w:r w:rsidRPr="00F84459">
        <w:rPr>
          <w:rFonts w:cs="B Zar"/>
          <w:sz w:val="32"/>
          <w:szCs w:val="32"/>
          <w:rtl/>
        </w:rPr>
        <w:t>دهد</w:t>
      </w:r>
      <w:r w:rsidRPr="00F84459">
        <w:rPr>
          <w:rFonts w:cs="B Zar"/>
          <w:sz w:val="32"/>
          <w:szCs w:val="32"/>
        </w:rPr>
        <w:t>:</w:t>
      </w:r>
    </w:p>
    <w:p w:rsidR="00F84459" w:rsidRPr="00F84459" w:rsidRDefault="00F84459" w:rsidP="00F84459">
      <w:pPr>
        <w:pStyle w:val="Compact"/>
        <w:numPr>
          <w:ilvl w:val="0"/>
          <w:numId w:val="15"/>
        </w:numPr>
        <w:bidi/>
        <w:rPr>
          <w:rFonts w:cs="B Zar"/>
          <w:sz w:val="32"/>
          <w:szCs w:val="32"/>
        </w:rPr>
      </w:pPr>
      <w:r w:rsidRPr="00F84459">
        <w:rPr>
          <w:rFonts w:cs="B Zar"/>
          <w:sz w:val="32"/>
          <w:szCs w:val="32"/>
          <w:rtl/>
        </w:rPr>
        <w:t>تعداد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رکوردها</w:t>
      </w:r>
    </w:p>
    <w:p w:rsidR="00F84459" w:rsidRPr="00F84459" w:rsidRDefault="00F84459" w:rsidP="00F84459">
      <w:pPr>
        <w:pStyle w:val="Compact"/>
        <w:numPr>
          <w:ilvl w:val="0"/>
          <w:numId w:val="15"/>
        </w:numPr>
        <w:bidi/>
        <w:rPr>
          <w:rFonts w:cs="B Zar"/>
          <w:sz w:val="32"/>
          <w:szCs w:val="32"/>
        </w:rPr>
      </w:pPr>
      <w:r w:rsidRPr="00F84459">
        <w:rPr>
          <w:rFonts w:cs="B Zar"/>
          <w:sz w:val="32"/>
          <w:szCs w:val="32"/>
          <w:rtl/>
        </w:rPr>
        <w:t>نوع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داده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هر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ستون</w:t>
      </w:r>
    </w:p>
    <w:p w:rsidR="00F84459" w:rsidRPr="00F84459" w:rsidRDefault="00F84459" w:rsidP="00F84459">
      <w:pPr>
        <w:pStyle w:val="Compact"/>
        <w:numPr>
          <w:ilvl w:val="0"/>
          <w:numId w:val="15"/>
        </w:numPr>
        <w:bidi/>
        <w:rPr>
          <w:rFonts w:cs="B Zar"/>
          <w:sz w:val="32"/>
          <w:szCs w:val="32"/>
        </w:rPr>
      </w:pPr>
      <w:r w:rsidRPr="00F84459">
        <w:rPr>
          <w:rFonts w:cs="B Zar"/>
          <w:sz w:val="32"/>
          <w:szCs w:val="32"/>
          <w:rtl/>
        </w:rPr>
        <w:t>تعداد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مقادیر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cs="B Zar"/>
          <w:sz w:val="32"/>
          <w:szCs w:val="32"/>
          <w:rtl/>
        </w:rPr>
        <w:t>غیر</w:t>
      </w:r>
      <w:r w:rsidRPr="00F84459">
        <w:rPr>
          <w:rFonts w:cs="B Zar"/>
          <w:sz w:val="32"/>
          <w:szCs w:val="32"/>
        </w:rPr>
        <w:t xml:space="preserve"> </w:t>
      </w:r>
      <w:r w:rsidRPr="00F84459">
        <w:rPr>
          <w:rFonts w:asciiTheme="majorBidi" w:hAnsiTheme="majorBidi" w:cstheme="majorBidi"/>
          <w:sz w:val="32"/>
          <w:szCs w:val="32"/>
        </w:rPr>
        <w:t>Null</w:t>
      </w:r>
    </w:p>
    <w:p w:rsidR="00F84459" w:rsidRDefault="00F84459" w:rsidP="00F844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  <w:r w:rsidRPr="00F84459">
        <w:rPr>
          <w:rFonts w:cs="B Zar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487E43F2" wp14:editId="2F017C06">
            <wp:simplePos x="0" y="0"/>
            <wp:positionH relativeFrom="margin">
              <wp:align>center</wp:align>
            </wp:positionH>
            <wp:positionV relativeFrom="paragraph">
              <wp:posOffset>162331</wp:posOffset>
            </wp:positionV>
            <wp:extent cx="6896100" cy="41433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7477" w:rsidRDefault="00E17477" w:rsidP="00E1747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</w:p>
    <w:p w:rsidR="00E17477" w:rsidRDefault="00E17477" w:rsidP="00E1747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</w:p>
    <w:p w:rsidR="008D5275" w:rsidRDefault="008D5275" w:rsidP="008D52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</w:p>
    <w:p w:rsidR="008D5275" w:rsidRDefault="008D5275" w:rsidP="008D52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</w:p>
    <w:p w:rsidR="008D5275" w:rsidRDefault="008D5275" w:rsidP="008D52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</w:p>
    <w:p w:rsidR="008D5275" w:rsidRDefault="008D5275" w:rsidP="008D52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</w:p>
    <w:p w:rsidR="008D5275" w:rsidRDefault="008D5275" w:rsidP="008D52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</w:p>
    <w:p w:rsidR="00F84459" w:rsidRPr="00E17477" w:rsidRDefault="00F84459" w:rsidP="00F844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</w:p>
    <w:p w:rsidR="00DD3A3F" w:rsidRPr="00BB01D0" w:rsidRDefault="00DD3A3F" w:rsidP="00BB01D0">
      <w:pPr>
        <w:jc w:val="right"/>
        <w:rPr>
          <w:rFonts w:cs="B Zar"/>
          <w:b/>
          <w:bCs/>
          <w:sz w:val="36"/>
          <w:szCs w:val="36"/>
        </w:rPr>
      </w:pPr>
      <w:r w:rsidRPr="00BB01D0">
        <w:rPr>
          <w:rFonts w:cs="B Zar"/>
          <w:b/>
          <w:bCs/>
          <w:sz w:val="36"/>
          <w:szCs w:val="36"/>
          <w:rtl/>
        </w:rPr>
        <w:t>توضیح خط به خط</w:t>
      </w:r>
    </w:p>
    <w:p w:rsidR="00DD3A3F" w:rsidRPr="00652691" w:rsidRDefault="00DD3A3F" w:rsidP="00DD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652691">
        <w:rPr>
          <w:rFonts w:asciiTheme="majorBidi" w:eastAsia="Times New Roman" w:hAnsiTheme="majorBidi" w:cstheme="majorBidi"/>
          <w:sz w:val="32"/>
          <w:szCs w:val="32"/>
        </w:rPr>
        <w:t>isnull()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خانه‌های خالی را شناسایی می‌کند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652691" w:rsidRDefault="00DD3A3F" w:rsidP="00DD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2691">
        <w:rPr>
          <w:rFonts w:ascii="Times New Roman" w:eastAsia="Times New Roman" w:hAnsi="Times New Roman" w:cs="Times New Roman"/>
          <w:sz w:val="32"/>
          <w:szCs w:val="32"/>
        </w:rPr>
        <w:t>sum()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تعداد آن‌ها را محاسبه می‌کند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BB01D0" w:rsidRDefault="00DD3A3F" w:rsidP="00BB01D0">
      <w:pPr>
        <w:jc w:val="right"/>
        <w:rPr>
          <w:rFonts w:cs="B Zar"/>
          <w:b/>
          <w:bCs/>
          <w:sz w:val="36"/>
          <w:szCs w:val="36"/>
        </w:rPr>
      </w:pPr>
      <w:r w:rsidRPr="00BB01D0">
        <w:rPr>
          <w:rFonts w:cs="B Zar"/>
          <w:b/>
          <w:bCs/>
          <w:sz w:val="36"/>
          <w:szCs w:val="36"/>
          <w:rtl/>
        </w:rPr>
        <w:t>تحلیل</w:t>
      </w:r>
    </w:p>
    <w:p w:rsidR="00DD3A3F" w:rsidRDefault="00DD3A3F" w:rsidP="008D52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 xml:space="preserve">در این پروژه مشاهده شد که </w:t>
      </w:r>
      <w:r w:rsidR="008D5275" w:rsidRPr="00A3172C">
        <w:rPr>
          <w:rFonts w:ascii="Times New Roman" w:eastAsia="Times New Roman" w:hAnsi="Times New Roman" w:cs="B Zar" w:hint="cs"/>
          <w:sz w:val="32"/>
          <w:szCs w:val="32"/>
          <w:rtl/>
        </w:rPr>
        <w:t>هیچ</w:t>
      </w:r>
      <w:r w:rsidR="008D5275" w:rsidRPr="00A3172C">
        <w:rPr>
          <w:rFonts w:ascii="Times New Roman" w:eastAsia="Times New Roman" w:hAnsi="Times New Roman" w:cs="B Zar"/>
          <w:sz w:val="32"/>
          <w:szCs w:val="32"/>
          <w:rtl/>
        </w:rPr>
        <w:t xml:space="preserve"> داده گمشده وجو</w:t>
      </w:r>
      <w:r w:rsidR="008D5275" w:rsidRPr="00A3172C">
        <w:rPr>
          <w:rFonts w:ascii="Times New Roman" w:eastAsia="Times New Roman" w:hAnsi="Times New Roman" w:cs="B Zar" w:hint="cs"/>
          <w:sz w:val="32"/>
          <w:szCs w:val="32"/>
          <w:rtl/>
        </w:rPr>
        <w:t>د نداشت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ED0EE4" w:rsidRPr="003E5418" w:rsidRDefault="003E5418" w:rsidP="0059092F">
      <w:pPr>
        <w:pStyle w:val="Heading2"/>
        <w:bidi/>
        <w:rPr>
          <w:rFonts w:cs="B Zar"/>
        </w:rPr>
      </w:pPr>
      <w:r w:rsidRPr="003E5418">
        <w:rPr>
          <w:rFonts w:cs="B Zar"/>
          <w:rtl/>
        </w:rPr>
        <w:lastRenderedPageBreak/>
        <w:t>بررسی</w:t>
      </w:r>
      <w:r w:rsidRPr="003E5418">
        <w:rPr>
          <w:rFonts w:cs="B Zar"/>
        </w:rPr>
        <w:t xml:space="preserve"> </w:t>
      </w:r>
      <w:r w:rsidRPr="003E5418">
        <w:rPr>
          <w:rFonts w:cs="B Zar"/>
          <w:rtl/>
        </w:rPr>
        <w:t>توزیع</w:t>
      </w:r>
      <w:r w:rsidRPr="003E5418">
        <w:rPr>
          <w:rFonts w:cs="B Zar"/>
        </w:rPr>
        <w:t xml:space="preserve"> </w:t>
      </w:r>
      <w:r w:rsidRPr="003E5418">
        <w:rPr>
          <w:rFonts w:cs="B Zar"/>
          <w:rtl/>
        </w:rPr>
        <w:t>داده</w:t>
      </w:r>
      <w:r w:rsidRPr="003E5418">
        <w:rPr>
          <w:rFonts w:cs="B Zar"/>
        </w:rPr>
        <w:t>‌</w:t>
      </w:r>
      <w:r w:rsidRPr="003E5418">
        <w:rPr>
          <w:rFonts w:cs="B Zar"/>
          <w:rtl/>
        </w:rPr>
        <w:t>ها</w:t>
      </w:r>
    </w:p>
    <w:p w:rsidR="003E5418" w:rsidRDefault="005D54EC" w:rsidP="003E541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89423A9" wp14:editId="4628E06A">
            <wp:simplePos x="0" y="0"/>
            <wp:positionH relativeFrom="margin">
              <wp:posOffset>790575</wp:posOffset>
            </wp:positionH>
            <wp:positionV relativeFrom="paragraph">
              <wp:posOffset>345034</wp:posOffset>
            </wp:positionV>
            <wp:extent cx="4357241" cy="4047490"/>
            <wp:effectExtent l="0" t="0" r="571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241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418" w:rsidRPr="003E5418">
        <w:rPr>
          <w:rFonts w:ascii="Times New Roman" w:eastAsia="Times New Roman" w:hAnsi="Times New Roman" w:cs="B Zar" w:hint="cs"/>
          <w:b/>
          <w:bCs/>
          <w:sz w:val="32"/>
          <w:szCs w:val="32"/>
          <w:rtl/>
        </w:rPr>
        <w:t>کد</w:t>
      </w:r>
    </w:p>
    <w:p w:rsidR="003E5418" w:rsidRDefault="003E5418" w:rsidP="003E541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3E5418" w:rsidRDefault="003E5418" w:rsidP="003E541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3E5418" w:rsidRDefault="003E5418" w:rsidP="003E541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5D54EC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DF321E2" wp14:editId="5367C4C0">
            <wp:simplePos x="0" y="0"/>
            <wp:positionH relativeFrom="margin">
              <wp:posOffset>359788</wp:posOffset>
            </wp:positionH>
            <wp:positionV relativeFrom="paragraph">
              <wp:posOffset>99073</wp:posOffset>
            </wp:positionV>
            <wp:extent cx="5457825" cy="38671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066D73" w:rsidRDefault="00066D73" w:rsidP="00066D73">
      <w:pPr>
        <w:pStyle w:val="FirstParagraph"/>
        <w:bidi/>
        <w:rPr>
          <w:rFonts w:cs="Times New Roman"/>
          <w:rtl/>
        </w:rPr>
      </w:pPr>
    </w:p>
    <w:p w:rsidR="00066D73" w:rsidRDefault="00066D73" w:rsidP="00066D73">
      <w:pPr>
        <w:pStyle w:val="FirstParagraph"/>
        <w:bidi/>
        <w:rPr>
          <w:rFonts w:cs="B Zar"/>
          <w:sz w:val="32"/>
          <w:szCs w:val="32"/>
          <w:rtl/>
        </w:rPr>
      </w:pPr>
      <w:r w:rsidRPr="00066D73">
        <w:rPr>
          <w:rFonts w:cs="B Zar"/>
          <w:sz w:val="32"/>
          <w:szCs w:val="32"/>
          <w:rtl/>
        </w:rPr>
        <w:lastRenderedPageBreak/>
        <w:t>این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دستورات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تعداد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وقوع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هر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مقدار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را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در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ستون</w:t>
      </w:r>
      <w:r w:rsidRPr="00066D73">
        <w:rPr>
          <w:rFonts w:cs="B Zar"/>
          <w:sz w:val="32"/>
          <w:szCs w:val="32"/>
        </w:rPr>
        <w:t>‌</w:t>
      </w:r>
      <w:r w:rsidRPr="00066D73">
        <w:rPr>
          <w:rFonts w:cs="B Zar"/>
          <w:sz w:val="32"/>
          <w:szCs w:val="32"/>
          <w:rtl/>
        </w:rPr>
        <w:t>های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مختلف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محاسبه</w:t>
      </w:r>
      <w:r w:rsidRPr="00066D73">
        <w:rPr>
          <w:rFonts w:cs="B Zar"/>
          <w:sz w:val="32"/>
          <w:szCs w:val="32"/>
        </w:rPr>
        <w:t xml:space="preserve"> </w:t>
      </w:r>
      <w:r w:rsidRPr="00066D73">
        <w:rPr>
          <w:rFonts w:cs="B Zar"/>
          <w:sz w:val="32"/>
          <w:szCs w:val="32"/>
          <w:rtl/>
        </w:rPr>
        <w:t>می</w:t>
      </w:r>
      <w:r w:rsidRPr="00066D73">
        <w:rPr>
          <w:rFonts w:cs="B Zar"/>
          <w:sz w:val="32"/>
          <w:szCs w:val="32"/>
        </w:rPr>
        <w:t>‌</w:t>
      </w:r>
      <w:r w:rsidRPr="00066D73">
        <w:rPr>
          <w:rFonts w:cs="B Zar"/>
          <w:sz w:val="32"/>
          <w:szCs w:val="32"/>
          <w:rtl/>
        </w:rPr>
        <w:t>کنند</w:t>
      </w:r>
      <w:r w:rsidRPr="00066D73">
        <w:rPr>
          <w:rFonts w:cs="B Zar"/>
          <w:sz w:val="32"/>
          <w:szCs w:val="32"/>
        </w:rPr>
        <w:t>.</w:t>
      </w:r>
    </w:p>
    <w:p w:rsidR="00066D73" w:rsidRDefault="00066D73" w:rsidP="00066D73">
      <w:pPr>
        <w:pStyle w:val="BodyText"/>
        <w:bidi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  <w:r w:rsidRPr="00066D73">
        <w:rPr>
          <w:rFonts w:cs="B Zar" w:hint="cs"/>
          <w:b/>
          <w:bCs/>
          <w:color w:val="FF0000"/>
          <w:sz w:val="32"/>
          <w:szCs w:val="32"/>
          <w:rtl/>
        </w:rPr>
        <w:t>اطلاعات بیشتر در مورد دیتاست</w:t>
      </w:r>
      <w:r w:rsidRPr="00066D73">
        <w:rPr>
          <w:rFonts w:ascii="Times New Roman" w:eastAsia="Times New Roman" w:hAnsi="Times New Roman" w:cs="B Zar" w:hint="cs"/>
          <w:b/>
          <w:bCs/>
          <w:color w:val="FF0000"/>
          <w:sz w:val="32"/>
          <w:szCs w:val="32"/>
          <w:rtl/>
        </w:rPr>
        <w:t>:</w:t>
      </w:r>
    </w:p>
    <w:p w:rsidR="00066D73" w:rsidRDefault="00066D73" w:rsidP="00066D73">
      <w:pPr>
        <w:pStyle w:val="BodyText"/>
        <w:bidi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8BCE8D4" wp14:editId="723CC2BD">
            <wp:simplePos x="0" y="0"/>
            <wp:positionH relativeFrom="column">
              <wp:posOffset>-447472</wp:posOffset>
            </wp:positionH>
            <wp:positionV relativeFrom="paragraph">
              <wp:posOffset>104639</wp:posOffset>
            </wp:positionV>
            <wp:extent cx="6449012" cy="3861881"/>
            <wp:effectExtent l="0" t="0" r="0" b="571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366" cy="3864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D73">
        <w:rPr>
          <w:rFonts w:ascii="Times New Roman" w:eastAsia="Times New Roman" w:hAnsi="Times New Roman" w:cs="B Zar"/>
          <w:b/>
          <w:bCs/>
          <w:sz w:val="32"/>
          <w:szCs w:val="32"/>
          <w:rtl/>
        </w:rPr>
        <w:br/>
      </w:r>
    </w:p>
    <w:p w:rsidR="00066D73" w:rsidRDefault="00066D73" w:rsidP="00066D73">
      <w:pPr>
        <w:pStyle w:val="BodyText"/>
        <w:bidi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066D73" w:rsidRDefault="00066D73" w:rsidP="00066D73">
      <w:pPr>
        <w:pStyle w:val="BodyText"/>
        <w:bidi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066D73" w:rsidRDefault="00066D73" w:rsidP="00066D73">
      <w:pPr>
        <w:pStyle w:val="BodyText"/>
        <w:bidi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066D73" w:rsidRDefault="00066D73" w:rsidP="00066D73">
      <w:pPr>
        <w:pStyle w:val="BodyText"/>
        <w:bidi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066D73" w:rsidRDefault="00066D73" w:rsidP="00066D73">
      <w:pPr>
        <w:pStyle w:val="BodyText"/>
        <w:bidi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066D73" w:rsidRPr="00066D73" w:rsidRDefault="00066D73" w:rsidP="00066D73">
      <w:pPr>
        <w:pStyle w:val="BodyText"/>
        <w:bidi/>
        <w:rPr>
          <w:rFonts w:ascii="Times New Roman" w:eastAsia="Times New Roman" w:hAnsi="Times New Roman" w:cs="B Zar"/>
          <w:b/>
          <w:bCs/>
          <w:sz w:val="32"/>
          <w:szCs w:val="32"/>
        </w:rPr>
      </w:pPr>
    </w:p>
    <w:p w:rsidR="00ED0EE4" w:rsidRDefault="00ED0EE4" w:rsidP="00ED0E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</w:rPr>
      </w:pPr>
    </w:p>
    <w:p w:rsidR="0059092F" w:rsidRPr="00DD3A3F" w:rsidRDefault="0059092F" w:rsidP="0059092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</w:rPr>
      </w:pPr>
    </w:p>
    <w:p w:rsidR="00066D73" w:rsidRPr="00066D73" w:rsidRDefault="00086BF5" w:rsidP="00066D73">
      <w:pPr>
        <w:pStyle w:val="FirstParagraph"/>
        <w:bidi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</w:rPr>
        <w:t xml:space="preserve">با کد فوق </w:t>
      </w:r>
      <w:r w:rsidR="00066D73" w:rsidRPr="00066D73">
        <w:rPr>
          <w:rFonts w:cs="B Zar"/>
          <w:sz w:val="32"/>
          <w:szCs w:val="32"/>
          <w:rtl/>
        </w:rPr>
        <w:t>شاخص</w:t>
      </w:r>
      <w:r w:rsidR="00066D73" w:rsidRPr="00066D73">
        <w:rPr>
          <w:rFonts w:cs="B Zar"/>
          <w:sz w:val="32"/>
          <w:szCs w:val="32"/>
        </w:rPr>
        <w:t>‌</w:t>
      </w:r>
      <w:r w:rsidR="00066D73" w:rsidRPr="00066D73">
        <w:rPr>
          <w:rFonts w:cs="B Zar"/>
          <w:sz w:val="32"/>
          <w:szCs w:val="32"/>
          <w:rtl/>
        </w:rPr>
        <w:t>های</w:t>
      </w:r>
      <w:r w:rsidR="00066D73" w:rsidRPr="00066D73">
        <w:rPr>
          <w:rFonts w:cs="B Zar"/>
          <w:sz w:val="32"/>
          <w:szCs w:val="32"/>
        </w:rPr>
        <w:t xml:space="preserve"> </w:t>
      </w:r>
      <w:r w:rsidR="00066D73" w:rsidRPr="00066D73">
        <w:rPr>
          <w:rFonts w:cs="B Zar"/>
          <w:sz w:val="32"/>
          <w:szCs w:val="32"/>
          <w:rtl/>
        </w:rPr>
        <w:t>آماری</w:t>
      </w:r>
      <w:r w:rsidR="00066D73" w:rsidRPr="00066D73">
        <w:rPr>
          <w:rFonts w:cs="B Zar"/>
          <w:sz w:val="32"/>
          <w:szCs w:val="32"/>
        </w:rPr>
        <w:t xml:space="preserve"> </w:t>
      </w:r>
      <w:r w:rsidR="00066D73" w:rsidRPr="00066D73">
        <w:rPr>
          <w:rFonts w:cs="B Zar"/>
          <w:sz w:val="32"/>
          <w:szCs w:val="32"/>
          <w:rtl/>
        </w:rPr>
        <w:t>زیر</w:t>
      </w:r>
      <w:r w:rsidR="00066D73" w:rsidRPr="00066D73">
        <w:rPr>
          <w:rFonts w:cs="B Zar"/>
          <w:sz w:val="32"/>
          <w:szCs w:val="32"/>
        </w:rPr>
        <w:t xml:space="preserve"> </w:t>
      </w:r>
      <w:r w:rsidR="00066D73" w:rsidRPr="00066D73">
        <w:rPr>
          <w:rFonts w:cs="B Zar"/>
          <w:sz w:val="32"/>
          <w:szCs w:val="32"/>
          <w:rtl/>
        </w:rPr>
        <w:t>محاسبه</w:t>
      </w:r>
      <w:r w:rsidR="00066D73" w:rsidRPr="00066D73">
        <w:rPr>
          <w:rFonts w:cs="B Zar"/>
          <w:sz w:val="32"/>
          <w:szCs w:val="32"/>
        </w:rPr>
        <w:t xml:space="preserve"> </w:t>
      </w:r>
      <w:r w:rsidR="00066D73" w:rsidRPr="00066D73">
        <w:rPr>
          <w:rFonts w:cs="B Zar"/>
          <w:sz w:val="32"/>
          <w:szCs w:val="32"/>
          <w:rtl/>
        </w:rPr>
        <w:t>می</w:t>
      </w:r>
      <w:r w:rsidR="00066D73" w:rsidRPr="00066D73">
        <w:rPr>
          <w:rFonts w:cs="B Zar"/>
          <w:sz w:val="32"/>
          <w:szCs w:val="32"/>
        </w:rPr>
        <w:t>‌</w:t>
      </w:r>
      <w:r w:rsidR="00066D73" w:rsidRPr="00066D73">
        <w:rPr>
          <w:rFonts w:cs="B Zar"/>
          <w:sz w:val="32"/>
          <w:szCs w:val="32"/>
          <w:rtl/>
        </w:rPr>
        <w:t>شوند</w:t>
      </w:r>
      <w:r w:rsidR="00066D73" w:rsidRPr="00066D73">
        <w:rPr>
          <w:rFonts w:cs="B Zar"/>
          <w:sz w:val="32"/>
          <w:szCs w:val="32"/>
        </w:rPr>
        <w:t>:</w:t>
      </w:r>
    </w:p>
    <w:p w:rsidR="00066D73" w:rsidRPr="00066D73" w:rsidRDefault="00086BF5" w:rsidP="00066D73">
      <w:pPr>
        <w:pStyle w:val="Compact"/>
        <w:numPr>
          <w:ilvl w:val="0"/>
          <w:numId w:val="15"/>
        </w:num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>میانگین</w:t>
      </w:r>
    </w:p>
    <w:p w:rsidR="00066D73" w:rsidRPr="00066D73" w:rsidRDefault="00086BF5" w:rsidP="00066D73">
      <w:pPr>
        <w:pStyle w:val="Compact"/>
        <w:numPr>
          <w:ilvl w:val="0"/>
          <w:numId w:val="15"/>
        </w:num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>انحراف معیار</w:t>
      </w:r>
    </w:p>
    <w:p w:rsidR="00066D73" w:rsidRPr="00066D73" w:rsidRDefault="00086BF5" w:rsidP="00066D73">
      <w:pPr>
        <w:pStyle w:val="Compact"/>
        <w:numPr>
          <w:ilvl w:val="0"/>
          <w:numId w:val="15"/>
        </w:num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>حداقل</w:t>
      </w:r>
    </w:p>
    <w:p w:rsidR="00066D73" w:rsidRPr="00066D73" w:rsidRDefault="00086BF5" w:rsidP="00066D73">
      <w:pPr>
        <w:pStyle w:val="Compact"/>
        <w:numPr>
          <w:ilvl w:val="0"/>
          <w:numId w:val="15"/>
        </w:num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>حداکثر</w:t>
      </w:r>
    </w:p>
    <w:p w:rsidR="00066D73" w:rsidRPr="00066D73" w:rsidRDefault="00066D73" w:rsidP="00066D73">
      <w:pPr>
        <w:pStyle w:val="Compact"/>
        <w:numPr>
          <w:ilvl w:val="0"/>
          <w:numId w:val="15"/>
        </w:numPr>
        <w:bidi/>
        <w:rPr>
          <w:rFonts w:ascii="Times New Roman" w:hAnsi="Times New Roman" w:cs="Times New Roman"/>
          <w:sz w:val="32"/>
          <w:szCs w:val="32"/>
        </w:rPr>
      </w:pPr>
      <w:r w:rsidRPr="00066D73">
        <w:rPr>
          <w:rFonts w:ascii="Times New Roman" w:hAnsi="Times New Roman" w:cs="Times New Roman"/>
          <w:sz w:val="32"/>
          <w:szCs w:val="32"/>
        </w:rPr>
        <w:t>Quartiles</w:t>
      </w:r>
    </w:p>
    <w:p w:rsidR="00066D73" w:rsidRDefault="00066D73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D3A3F" w:rsidRPr="00DD3A3F" w:rsidRDefault="00AE0608" w:rsidP="00066D7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DD3A3F" w:rsidRPr="00DD3A3F" w:rsidRDefault="00BB01D0" w:rsidP="00BB01D0">
      <w:pPr>
        <w:pStyle w:val="Heading1"/>
        <w:bidi/>
      </w:pPr>
      <w:r>
        <w:rPr>
          <w:rFonts w:hint="cs"/>
          <w:rtl/>
        </w:rPr>
        <w:t>شناسایی مقادیر اشتباه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DD3A3F">
        <w:rPr>
          <w:rFonts w:ascii="Times New Roman" w:eastAsia="Times New Roman" w:hAnsi="Times New Roman" w:cs="B Zar"/>
          <w:b/>
          <w:bCs/>
          <w:sz w:val="32"/>
          <w:szCs w:val="32"/>
          <w:rtl/>
        </w:rPr>
        <w:lastRenderedPageBreak/>
        <w:t>هدف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شناسایی داده‌های غیرمنطقی و پرت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DD3A3F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مفهوم تئوری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گاهی داده‌ها از نظر آماری معتبر هستند اما از نظر منطقی اشتباه‌اند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مثلاً</w:t>
      </w:r>
      <w:r w:rsidRPr="00DD3A3F">
        <w:rPr>
          <w:rFonts w:ascii="Times New Roman" w:eastAsia="Times New Roman" w:hAnsi="Times New Roman" w:cs="B Zar"/>
          <w:sz w:val="32"/>
          <w:szCs w:val="32"/>
        </w:rPr>
        <w:t>:</w:t>
      </w:r>
    </w:p>
    <w:p w:rsidR="00DD3A3F" w:rsidRPr="00DD3A3F" w:rsidRDefault="00DD3A3F" w:rsidP="00DD3A3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سن منفی</w:t>
      </w:r>
    </w:p>
    <w:p w:rsidR="00DD3A3F" w:rsidRPr="00DD3A3F" w:rsidRDefault="00DD3A3F" w:rsidP="00DD3A3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نمره خارج از بازه</w:t>
      </w:r>
    </w:p>
    <w:p w:rsidR="00DD3A3F" w:rsidRPr="00DD3A3F" w:rsidRDefault="00DD3A3F" w:rsidP="00DD3A3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تعداد غیبت غیرواقعی</w:t>
      </w:r>
    </w:p>
    <w:p w:rsidR="00803F58" w:rsidRDefault="00DD3A3F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به این داده‌ها</w:t>
      </w:r>
      <w:r w:rsidRPr="00DD3A3F">
        <w:rPr>
          <w:rFonts w:ascii="Times New Roman" w:eastAsia="Times New Roman" w:hAnsi="Times New Roman" w:cs="B Zar"/>
          <w:sz w:val="32"/>
          <w:szCs w:val="32"/>
        </w:rPr>
        <w:t xml:space="preserve"> Wrong Value </w:t>
      </w:r>
      <w:r w:rsidRPr="00DD3A3F">
        <w:rPr>
          <w:rFonts w:ascii="Times New Roman" w:eastAsia="Times New Roman" w:hAnsi="Times New Roman" w:cs="B Zar"/>
          <w:sz w:val="32"/>
          <w:szCs w:val="32"/>
          <w:rtl/>
        </w:rPr>
        <w:t>گفته می‌شود</w:t>
      </w:r>
    </w:p>
    <w:p w:rsidR="00803F58" w:rsidRPr="00DD3A3F" w:rsidRDefault="00803F58" w:rsidP="00BB01D0">
      <w:pPr>
        <w:pStyle w:val="Heading2"/>
        <w:bidi/>
      </w:pPr>
      <w:r w:rsidRPr="00BB01D0">
        <w:rPr>
          <w:rFonts w:cs="B Zar"/>
          <w:rtl/>
        </w:rPr>
        <w:t>مفهوم</w:t>
      </w:r>
      <w:r w:rsidR="00BB01D0">
        <w:rPr>
          <w:rFonts w:hint="cs"/>
          <w:rtl/>
        </w:rPr>
        <w:t xml:space="preserve"> </w:t>
      </w:r>
      <w:r w:rsidRPr="00DD3A3F">
        <w:t xml:space="preserve"> Boxplot</w:t>
      </w:r>
    </w:p>
    <w:p w:rsidR="00803F58" w:rsidRPr="00803F58" w:rsidRDefault="00803F58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803F58">
        <w:rPr>
          <w:rFonts w:ascii="Times New Roman" w:eastAsia="Times New Roman" w:hAnsi="Times New Roman" w:cs="B Zar"/>
          <w:sz w:val="32"/>
          <w:szCs w:val="32"/>
        </w:rPr>
        <w:t xml:space="preserve">Boxplot </w:t>
      </w:r>
      <w:r w:rsidRPr="00803F58">
        <w:rPr>
          <w:rFonts w:ascii="Times New Roman" w:eastAsia="Times New Roman" w:hAnsi="Times New Roman" w:cs="B Zar"/>
          <w:sz w:val="32"/>
          <w:szCs w:val="32"/>
          <w:rtl/>
        </w:rPr>
        <w:t>ابزاری برای شناسایی</w:t>
      </w:r>
      <w:r w:rsidRPr="00803F58">
        <w:rPr>
          <w:rFonts w:ascii="Times New Roman" w:eastAsia="Times New Roman" w:hAnsi="Times New Roman" w:cs="B Zar"/>
          <w:sz w:val="32"/>
          <w:szCs w:val="32"/>
        </w:rPr>
        <w:t xml:space="preserve"> Outlier </w:t>
      </w:r>
      <w:r w:rsidRPr="00803F58">
        <w:rPr>
          <w:rFonts w:ascii="Times New Roman" w:eastAsia="Times New Roman" w:hAnsi="Times New Roman" w:cs="B Zar"/>
          <w:sz w:val="32"/>
          <w:szCs w:val="32"/>
          <w:rtl/>
        </w:rPr>
        <w:t>است</w:t>
      </w:r>
      <w:r w:rsidRPr="00803F58">
        <w:rPr>
          <w:rFonts w:ascii="Times New Roman" w:eastAsia="Times New Roman" w:hAnsi="Times New Roman" w:cs="B Zar"/>
          <w:sz w:val="32"/>
          <w:szCs w:val="32"/>
        </w:rPr>
        <w:t>.</w:t>
      </w:r>
    </w:p>
    <w:p w:rsidR="00BB01D0" w:rsidRDefault="00BB01D0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803F58" w:rsidRPr="00803F58" w:rsidRDefault="00803F58" w:rsidP="00BB01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803F58">
        <w:rPr>
          <w:rFonts w:ascii="Times New Roman" w:eastAsia="Times New Roman" w:hAnsi="Times New Roman" w:cs="B Zar"/>
          <w:sz w:val="32"/>
          <w:szCs w:val="32"/>
          <w:rtl/>
        </w:rPr>
        <w:t>اجزای آن</w:t>
      </w:r>
      <w:r w:rsidRPr="00803F58">
        <w:rPr>
          <w:rFonts w:ascii="Times New Roman" w:eastAsia="Times New Roman" w:hAnsi="Times New Roman" w:cs="B Zar"/>
          <w:sz w:val="32"/>
          <w:szCs w:val="32"/>
        </w:rPr>
        <w:t>:</w:t>
      </w:r>
    </w:p>
    <w:p w:rsidR="00803F58" w:rsidRPr="00803F58" w:rsidRDefault="00803F58" w:rsidP="00803F5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803F58">
        <w:rPr>
          <w:rFonts w:ascii="Times New Roman" w:eastAsia="Times New Roman" w:hAnsi="Times New Roman" w:cs="B Zar"/>
          <w:sz w:val="32"/>
          <w:szCs w:val="32"/>
        </w:rPr>
        <w:t>Median</w:t>
      </w:r>
    </w:p>
    <w:p w:rsidR="00803F58" w:rsidRPr="00803F58" w:rsidRDefault="00803F58" w:rsidP="00803F5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803F58">
        <w:rPr>
          <w:rFonts w:ascii="Times New Roman" w:eastAsia="Times New Roman" w:hAnsi="Times New Roman" w:cs="B Zar"/>
          <w:sz w:val="32"/>
          <w:szCs w:val="32"/>
        </w:rPr>
        <w:t xml:space="preserve">Quartile </w:t>
      </w:r>
      <w:r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 xml:space="preserve"> </w:t>
      </w:r>
      <w:r w:rsidRPr="00803F58">
        <w:rPr>
          <w:rFonts w:ascii="Times New Roman" w:eastAsia="Times New Roman" w:hAnsi="Times New Roman" w:cs="B Zar"/>
          <w:sz w:val="32"/>
          <w:szCs w:val="32"/>
          <w:rtl/>
        </w:rPr>
        <w:t>اول</w:t>
      </w:r>
    </w:p>
    <w:p w:rsidR="00803F58" w:rsidRPr="00803F58" w:rsidRDefault="00803F58" w:rsidP="00803F5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803F58">
        <w:rPr>
          <w:rFonts w:ascii="Times New Roman" w:eastAsia="Times New Roman" w:hAnsi="Times New Roman" w:cs="B Zar"/>
          <w:sz w:val="32"/>
          <w:szCs w:val="32"/>
        </w:rPr>
        <w:t>Quartile</w:t>
      </w:r>
      <w:r>
        <w:rPr>
          <w:rFonts w:ascii="Times New Roman" w:eastAsia="Times New Roman" w:hAnsi="Times New Roman" w:cs="B Zar" w:hint="cs"/>
          <w:sz w:val="32"/>
          <w:szCs w:val="32"/>
          <w:rtl/>
        </w:rPr>
        <w:t xml:space="preserve"> </w:t>
      </w:r>
      <w:r w:rsidRPr="00803F58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803F58">
        <w:rPr>
          <w:rFonts w:ascii="Times New Roman" w:eastAsia="Times New Roman" w:hAnsi="Times New Roman" w:cs="B Zar"/>
          <w:sz w:val="32"/>
          <w:szCs w:val="32"/>
          <w:rtl/>
        </w:rPr>
        <w:t>سوم</w:t>
      </w:r>
    </w:p>
    <w:p w:rsidR="00803F58" w:rsidRPr="00803F58" w:rsidRDefault="00803F58" w:rsidP="00803F5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803F58">
        <w:rPr>
          <w:rFonts w:ascii="Times New Roman" w:eastAsia="Times New Roman" w:hAnsi="Times New Roman" w:cs="B Zar"/>
          <w:sz w:val="32"/>
          <w:szCs w:val="32"/>
          <w:rtl/>
        </w:rPr>
        <w:t>نقاط پرت</w:t>
      </w:r>
    </w:p>
    <w:p w:rsidR="00803F58" w:rsidRDefault="00803F58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BB01D0" w:rsidRDefault="00BB01D0" w:rsidP="00BB01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803F58" w:rsidRDefault="00BB01D0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D605C90" wp14:editId="74CC0AA1">
            <wp:simplePos x="0" y="0"/>
            <wp:positionH relativeFrom="column">
              <wp:posOffset>611761</wp:posOffset>
            </wp:positionH>
            <wp:positionV relativeFrom="paragraph">
              <wp:posOffset>-563245</wp:posOffset>
            </wp:positionV>
            <wp:extent cx="5010150" cy="4105072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105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03F58" w:rsidRDefault="00803F58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803F58" w:rsidRDefault="00803F58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803F58" w:rsidRDefault="00803F58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803F58" w:rsidRDefault="00803F58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803F58" w:rsidRDefault="00803F58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803F58" w:rsidRDefault="00803F58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DD3A3F" w:rsidRPr="00DD3A3F" w:rsidRDefault="00DD3A3F" w:rsidP="00803F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همچنین ممکن است داده پرت</w:t>
      </w:r>
      <w:r w:rsidRPr="00DD3A3F">
        <w:rPr>
          <w:rFonts w:ascii="Times New Roman" w:eastAsia="Times New Roman" w:hAnsi="Times New Roman" w:cs="B Zar"/>
          <w:sz w:val="32"/>
          <w:szCs w:val="32"/>
        </w:rPr>
        <w:t xml:space="preserve"> (Outlier) </w:t>
      </w:r>
      <w:r w:rsidRPr="00DD3A3F">
        <w:rPr>
          <w:rFonts w:ascii="Times New Roman" w:eastAsia="Times New Roman" w:hAnsi="Times New Roman" w:cs="B Zar"/>
          <w:sz w:val="32"/>
          <w:szCs w:val="32"/>
          <w:rtl/>
        </w:rPr>
        <w:t>وجود داشته باشد که روی مدل اثر منفی بگذارد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59092F" w:rsidRPr="00A005FB" w:rsidRDefault="00803F58" w:rsidP="00B6567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  <w:r w:rsidRPr="00A005FB">
        <w:rPr>
          <w:rFonts w:cs="B Zar"/>
          <w:noProof/>
        </w:rPr>
        <w:drawing>
          <wp:anchor distT="0" distB="0" distL="114300" distR="114300" simplePos="0" relativeHeight="251666432" behindDoc="0" locked="0" layoutInCell="1" allowOverlap="1" wp14:anchorId="272E930D" wp14:editId="40CC1D88">
            <wp:simplePos x="0" y="0"/>
            <wp:positionH relativeFrom="margin">
              <wp:posOffset>478439</wp:posOffset>
            </wp:positionH>
            <wp:positionV relativeFrom="paragraph">
              <wp:posOffset>367030</wp:posOffset>
            </wp:positionV>
            <wp:extent cx="5200650" cy="12192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A3F" w:rsidRPr="00A005FB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کد</w:t>
      </w:r>
    </w:p>
    <w:p w:rsidR="00803F58" w:rsidRDefault="00803F58" w:rsidP="00803F5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803F58" w:rsidRPr="00DD3A3F" w:rsidRDefault="00803F58" w:rsidP="00803F5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D54EC" w:rsidRDefault="005D54EC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</w:p>
    <w:p w:rsidR="005D54EC" w:rsidRPr="00BB01D0" w:rsidRDefault="00DD3A3F" w:rsidP="00BB01D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  <w:r w:rsidRPr="00DD3A3F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توضیح</w:t>
      </w:r>
    </w:p>
    <w:p w:rsidR="00DD3A3F" w:rsidRDefault="00B6567D" w:rsidP="005D54E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>
        <w:rPr>
          <w:rFonts w:ascii="Times New Roman" w:eastAsia="Times New Roman" w:hAnsi="Times New Roman" w:cs="B Zar" w:hint="cs"/>
          <w:sz w:val="32"/>
          <w:szCs w:val="32"/>
          <w:rtl/>
        </w:rPr>
        <w:t xml:space="preserve">داده‌های پرت در ستون </w:t>
      </w:r>
      <w:r>
        <w:rPr>
          <w:rFonts w:ascii="Times New Roman" w:eastAsia="Times New Roman" w:hAnsi="Times New Roman" w:cs="B Zar"/>
          <w:sz w:val="32"/>
          <w:szCs w:val="32"/>
          <w:rtl/>
        </w:rPr>
        <w:t>سن‌</w:t>
      </w:r>
      <w:r>
        <w:rPr>
          <w:rFonts w:ascii="Times New Roman" w:eastAsia="Times New Roman" w:hAnsi="Times New Roman" w:cs="B Zar" w:hint="cs"/>
          <w:sz w:val="32"/>
          <w:szCs w:val="32"/>
          <w:rtl/>
        </w:rPr>
        <w:t xml:space="preserve"> دانش آموزان وجود ندارد.</w:t>
      </w:r>
    </w:p>
    <w:p w:rsidR="00B25AD8" w:rsidRPr="00B25AD8" w:rsidRDefault="00B25AD8" w:rsidP="005672A9">
      <w:pPr>
        <w:pStyle w:val="Heading2"/>
        <w:bidi/>
        <w:rPr>
          <w:rFonts w:cs="B Zar"/>
        </w:rPr>
      </w:pPr>
      <w:r>
        <w:rPr>
          <w:rFonts w:cs="B Zar" w:hint="cs"/>
          <w:rtl/>
        </w:rPr>
        <w:t xml:space="preserve">نمایش </w:t>
      </w:r>
      <w:r w:rsidRPr="00B25AD8">
        <w:rPr>
          <w:rFonts w:cs="B Zar"/>
          <w:rtl/>
        </w:rPr>
        <w:t>داده</w:t>
      </w:r>
      <w:r w:rsidRPr="00B25AD8">
        <w:rPr>
          <w:rFonts w:cs="B Zar"/>
        </w:rPr>
        <w:t>‌</w:t>
      </w:r>
      <w:r w:rsidRPr="00B25AD8">
        <w:rPr>
          <w:rFonts w:cs="B Zar"/>
          <w:rtl/>
        </w:rPr>
        <w:t>های</w:t>
      </w:r>
      <w:r w:rsidRPr="00B25AD8">
        <w:rPr>
          <w:rFonts w:cs="B Zar"/>
        </w:rPr>
        <w:t xml:space="preserve"> </w:t>
      </w:r>
      <w:r w:rsidRPr="00B25AD8">
        <w:rPr>
          <w:rFonts w:cs="B Zar"/>
          <w:rtl/>
        </w:rPr>
        <w:t>پرت</w:t>
      </w:r>
    </w:p>
    <w:p w:rsidR="00B25AD8" w:rsidRDefault="00BB01D0" w:rsidP="00B25AD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0903D99" wp14:editId="18980B9F">
            <wp:simplePos x="0" y="0"/>
            <wp:positionH relativeFrom="margin">
              <wp:align>center</wp:align>
            </wp:positionH>
            <wp:positionV relativeFrom="paragraph">
              <wp:posOffset>-447621</wp:posOffset>
            </wp:positionV>
            <wp:extent cx="4952365" cy="4085590"/>
            <wp:effectExtent l="0" t="0" r="63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25AD8" w:rsidRDefault="00B25AD8" w:rsidP="00B25AD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B25AD8" w:rsidRDefault="00B25AD8" w:rsidP="00B25AD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5B6874" w:rsidRDefault="005B6874" w:rsidP="005B68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5B6874" w:rsidRDefault="005B6874" w:rsidP="005B68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5B6874" w:rsidRDefault="005B6874" w:rsidP="005B68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03331F" w:rsidRDefault="0003331F" w:rsidP="000333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BB01D0" w:rsidRDefault="00BB01D0" w:rsidP="00BB01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5672A9" w:rsidRPr="00A005FB" w:rsidRDefault="00BB01D0" w:rsidP="005672A9">
      <w:pPr>
        <w:pStyle w:val="Heading2"/>
        <w:bidi/>
        <w:rPr>
          <w:rFonts w:cs="B Zar"/>
        </w:rPr>
      </w:pPr>
      <w:r w:rsidRPr="00A005FB">
        <w:rPr>
          <w:rFonts w:cs="B Zar"/>
          <w:noProof/>
        </w:rPr>
        <w:drawing>
          <wp:anchor distT="0" distB="0" distL="114300" distR="114300" simplePos="0" relativeHeight="251668480" behindDoc="0" locked="0" layoutInCell="1" allowOverlap="1" wp14:anchorId="72FC5A3A" wp14:editId="561E564F">
            <wp:simplePos x="0" y="0"/>
            <wp:positionH relativeFrom="margin">
              <wp:posOffset>107004</wp:posOffset>
            </wp:positionH>
            <wp:positionV relativeFrom="paragraph">
              <wp:posOffset>451688</wp:posOffset>
            </wp:positionV>
            <wp:extent cx="5722500" cy="4396902"/>
            <wp:effectExtent l="0" t="0" r="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420" cy="4402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672A9" w:rsidRPr="00A005FB">
        <w:rPr>
          <w:rFonts w:cs="B Zar" w:hint="cs"/>
          <w:rtl/>
        </w:rPr>
        <w:t xml:space="preserve">حذف </w:t>
      </w:r>
      <w:r w:rsidR="005672A9" w:rsidRPr="00A005FB">
        <w:rPr>
          <w:rFonts w:cs="B Zar"/>
          <w:rtl/>
        </w:rPr>
        <w:t>داده</w:t>
      </w:r>
      <w:r w:rsidR="005672A9" w:rsidRPr="00A005FB">
        <w:rPr>
          <w:rFonts w:cs="B Zar"/>
        </w:rPr>
        <w:t>‌</w:t>
      </w:r>
      <w:r w:rsidR="005672A9" w:rsidRPr="00A005FB">
        <w:rPr>
          <w:rFonts w:cs="B Zar"/>
          <w:rtl/>
        </w:rPr>
        <w:t>های</w:t>
      </w:r>
      <w:r w:rsidR="005672A9" w:rsidRPr="00A005FB">
        <w:rPr>
          <w:rFonts w:cs="B Zar"/>
        </w:rPr>
        <w:t xml:space="preserve"> </w:t>
      </w:r>
      <w:r w:rsidR="005672A9" w:rsidRPr="00A005FB">
        <w:rPr>
          <w:rFonts w:cs="B Zar"/>
          <w:rtl/>
        </w:rPr>
        <w:t>پرت</w:t>
      </w:r>
    </w:p>
    <w:p w:rsidR="005672A9" w:rsidRDefault="005672A9" w:rsidP="005672A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03331F" w:rsidRDefault="0003331F" w:rsidP="000333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03331F" w:rsidRDefault="0003331F" w:rsidP="000333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03331F" w:rsidRDefault="0003331F" w:rsidP="000333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03331F" w:rsidRDefault="0003331F" w:rsidP="000333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03331F" w:rsidRDefault="0003331F" w:rsidP="000333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03331F" w:rsidRDefault="0003331F" w:rsidP="000333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135499" w:rsidRPr="00A005FB" w:rsidRDefault="00135499" w:rsidP="0013549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  <w:r w:rsidRPr="00A005FB">
        <w:rPr>
          <w:rFonts w:ascii="Times New Roman" w:eastAsia="Times New Roman" w:hAnsi="Times New Roman" w:cs="B Zar" w:hint="cs"/>
          <w:b/>
          <w:bCs/>
          <w:sz w:val="36"/>
          <w:szCs w:val="36"/>
          <w:rtl/>
        </w:rPr>
        <w:lastRenderedPageBreak/>
        <w:t>برخی دیگر از حذف داده‌های پرت</w:t>
      </w:r>
    </w:p>
    <w:p w:rsidR="00135499" w:rsidRDefault="005D54EC" w:rsidP="0013549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235C18B" wp14:editId="434ED9F2">
            <wp:simplePos x="0" y="0"/>
            <wp:positionH relativeFrom="margin">
              <wp:posOffset>630447</wp:posOffset>
            </wp:positionH>
            <wp:positionV relativeFrom="paragraph">
              <wp:posOffset>7310</wp:posOffset>
            </wp:positionV>
            <wp:extent cx="4758690" cy="3797300"/>
            <wp:effectExtent l="0" t="0" r="381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35499" w:rsidRDefault="00135499" w:rsidP="0013549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135499" w:rsidRDefault="00135499" w:rsidP="0013549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00212F" w:rsidRDefault="0000212F" w:rsidP="0000212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00212F" w:rsidRDefault="0000212F" w:rsidP="0000212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00212F" w:rsidRDefault="0000212F" w:rsidP="0000212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5D54EC" w:rsidRDefault="005D54EC" w:rsidP="005D54E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5D54EC" w:rsidRDefault="005D54EC" w:rsidP="005D54E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135499" w:rsidRDefault="00135499" w:rsidP="0013549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135499" w:rsidRDefault="00A73966" w:rsidP="0013549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EA6A661" wp14:editId="5A49C5C2">
            <wp:simplePos x="0" y="0"/>
            <wp:positionH relativeFrom="column">
              <wp:posOffset>768485</wp:posOffset>
            </wp:positionH>
            <wp:positionV relativeFrom="paragraph">
              <wp:posOffset>340467</wp:posOffset>
            </wp:positionV>
            <wp:extent cx="4624907" cy="4092649"/>
            <wp:effectExtent l="0" t="0" r="4445" b="317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911" cy="4125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12F" w:rsidRPr="0000212F">
        <w:rPr>
          <w:rFonts w:ascii="Times New Roman" w:eastAsia="Times New Roman" w:hAnsi="Times New Roman" w:cs="B Zar" w:hint="cs"/>
          <w:b/>
          <w:bCs/>
          <w:sz w:val="36"/>
          <w:szCs w:val="36"/>
          <w:rtl/>
        </w:rPr>
        <w:t>کد</w:t>
      </w:r>
    </w:p>
    <w:p w:rsidR="00A73966" w:rsidRDefault="00A73966" w:rsidP="00A7396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</w:p>
    <w:p w:rsidR="00A73966" w:rsidRDefault="00A73966" w:rsidP="00A7396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</w:p>
    <w:p w:rsidR="00A73966" w:rsidRDefault="00A73966" w:rsidP="00A7396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</w:p>
    <w:p w:rsidR="00A73966" w:rsidRDefault="00A73966" w:rsidP="00A7396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</w:p>
    <w:p w:rsidR="00A73966" w:rsidRDefault="00A73966" w:rsidP="00A7396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</w:p>
    <w:p w:rsidR="00A005FB" w:rsidRDefault="00A005FB" w:rsidP="00A005F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</w:p>
    <w:p w:rsidR="000A4732" w:rsidRPr="00A005FB" w:rsidRDefault="00A005FB" w:rsidP="000A47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  <w:r w:rsidRPr="00A005FB">
        <w:rPr>
          <w:rFonts w:cs="B Zar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5DB7BA4" wp14:editId="302330CD">
            <wp:simplePos x="0" y="0"/>
            <wp:positionH relativeFrom="margin">
              <wp:align>center</wp:align>
            </wp:positionH>
            <wp:positionV relativeFrom="paragraph">
              <wp:posOffset>462703</wp:posOffset>
            </wp:positionV>
            <wp:extent cx="5000984" cy="4052711"/>
            <wp:effectExtent l="0" t="0" r="9525" b="508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984" cy="4052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732" w:rsidRPr="00A005FB">
        <w:rPr>
          <w:rFonts w:ascii="Times New Roman" w:eastAsia="Times New Roman" w:hAnsi="Times New Roman" w:cs="B Zar" w:hint="cs"/>
          <w:b/>
          <w:bCs/>
          <w:sz w:val="36"/>
          <w:szCs w:val="36"/>
          <w:rtl/>
        </w:rPr>
        <w:t>برخی دیگر از حذف داده‌های پرت</w:t>
      </w:r>
    </w:p>
    <w:p w:rsidR="000A4732" w:rsidRDefault="000A4732" w:rsidP="000A47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0A4732" w:rsidRDefault="000A4732" w:rsidP="000A47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0A4732" w:rsidRDefault="000A4732" w:rsidP="000A47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A005FB" w:rsidRDefault="00A005FB" w:rsidP="00A005F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0A4732" w:rsidRDefault="000A4732" w:rsidP="000A47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A005FB" w:rsidRDefault="00A005FB" w:rsidP="00A005F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0A4732" w:rsidRDefault="000A4732" w:rsidP="000A47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0A4732" w:rsidRDefault="000A4732" w:rsidP="000A47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0A4732" w:rsidRDefault="000A4732" w:rsidP="000A473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DD3A3F" w:rsidRPr="00803F58" w:rsidRDefault="00AE0608" w:rsidP="00803F5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DD3A3F" w:rsidRPr="00303742" w:rsidRDefault="00303742" w:rsidP="00A005FB">
      <w:pPr>
        <w:pStyle w:val="Heading1"/>
        <w:bidi/>
        <w:rPr>
          <w:rFonts w:cs="B Zar" w:hint="cs"/>
          <w:sz w:val="40"/>
          <w:szCs w:val="40"/>
          <w:rtl/>
          <w:lang w:bidi="fa-IR"/>
        </w:rPr>
      </w:pPr>
      <w:r w:rsidRPr="00303742">
        <w:rPr>
          <w:rFonts w:cs="B Zar" w:hint="cs"/>
          <w:sz w:val="40"/>
          <w:szCs w:val="40"/>
          <w:rtl/>
        </w:rPr>
        <w:t xml:space="preserve">تبدیل </w:t>
      </w:r>
      <w:r w:rsidRPr="00303742">
        <w:rPr>
          <w:rFonts w:cs="B Zar"/>
          <w:sz w:val="40"/>
          <w:szCs w:val="40"/>
        </w:rPr>
        <w:t>objects</w:t>
      </w:r>
      <w:r w:rsidRPr="00303742">
        <w:rPr>
          <w:rFonts w:cs="B Zar" w:hint="cs"/>
          <w:sz w:val="40"/>
          <w:szCs w:val="40"/>
          <w:rtl/>
          <w:lang w:bidi="fa-IR"/>
        </w:rPr>
        <w:t xml:space="preserve"> به داده‌های عددی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D3A3F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هدف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تبدیل داده‌های متنی به داده‌های عددی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D3A3F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مفهوم تئوری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الگوریتم‌های یادگیری ماشین</w:t>
      </w:r>
      <w:r w:rsidR="00942A32">
        <w:rPr>
          <w:rFonts w:ascii="Times New Roman" w:eastAsia="Times New Roman" w:hAnsi="Times New Roman" w:cs="B Zar" w:hint="cs"/>
          <w:sz w:val="32"/>
          <w:szCs w:val="32"/>
          <w:rtl/>
        </w:rPr>
        <w:t xml:space="preserve"> که به آن در پروژه اشاره شده</w:t>
      </w:r>
      <w:r w:rsidRPr="00DD3A3F">
        <w:rPr>
          <w:rFonts w:ascii="Times New Roman" w:eastAsia="Times New Roman" w:hAnsi="Times New Roman" w:cs="B Zar"/>
          <w:sz w:val="32"/>
          <w:szCs w:val="32"/>
          <w:rtl/>
        </w:rPr>
        <w:t xml:space="preserve"> فقط با داده‌های عددی کار می‌کنند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بنابراین ویژگی‌هایی مانند</w:t>
      </w:r>
      <w:r w:rsidRPr="00DD3A3F">
        <w:rPr>
          <w:rFonts w:ascii="Times New Roman" w:eastAsia="Times New Roman" w:hAnsi="Times New Roman" w:cs="B Zar"/>
          <w:sz w:val="32"/>
          <w:szCs w:val="32"/>
        </w:rPr>
        <w:t>:</w:t>
      </w:r>
    </w:p>
    <w:p w:rsidR="00DD3A3F" w:rsidRPr="00942A32" w:rsidRDefault="00DD3A3F" w:rsidP="00DD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942A32">
        <w:rPr>
          <w:rFonts w:asciiTheme="majorBidi" w:eastAsia="Times New Roman" w:hAnsiTheme="majorBidi" w:cstheme="majorBidi"/>
          <w:sz w:val="32"/>
          <w:szCs w:val="32"/>
        </w:rPr>
        <w:lastRenderedPageBreak/>
        <w:t>sex</w:t>
      </w:r>
    </w:p>
    <w:p w:rsidR="00DD3A3F" w:rsidRPr="00942A32" w:rsidRDefault="00DD3A3F" w:rsidP="00DD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942A32">
        <w:rPr>
          <w:rFonts w:asciiTheme="majorBidi" w:eastAsia="Times New Roman" w:hAnsiTheme="majorBidi" w:cstheme="majorBidi"/>
          <w:sz w:val="32"/>
          <w:szCs w:val="32"/>
        </w:rPr>
        <w:t>school</w:t>
      </w:r>
    </w:p>
    <w:p w:rsidR="00DD3A3F" w:rsidRPr="00942A32" w:rsidRDefault="00DD3A3F" w:rsidP="00DD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942A32">
        <w:rPr>
          <w:rFonts w:asciiTheme="majorBidi" w:eastAsia="Times New Roman" w:hAnsiTheme="majorBidi" w:cstheme="majorBidi"/>
          <w:sz w:val="32"/>
          <w:szCs w:val="32"/>
        </w:rPr>
        <w:t>address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باید به عدد تبدیل شوند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C94E16" w:rsidRDefault="00DD3A3F" w:rsidP="00C94E16">
      <w:pPr>
        <w:pStyle w:val="ListParagraph"/>
        <w:numPr>
          <w:ilvl w:val="0"/>
          <w:numId w:val="16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sz w:val="32"/>
          <w:szCs w:val="32"/>
        </w:rPr>
      </w:pPr>
      <w:r w:rsidRPr="00C94E16">
        <w:rPr>
          <w:rFonts w:ascii="Times New Roman" w:eastAsia="Times New Roman" w:hAnsi="Times New Roman" w:cs="B Zar"/>
          <w:sz w:val="32"/>
          <w:szCs w:val="32"/>
          <w:rtl/>
        </w:rPr>
        <w:t>روش‌های رایج</w:t>
      </w:r>
      <w:r w:rsidR="00C94E16">
        <w:rPr>
          <w:rFonts w:ascii="Times New Roman" w:eastAsia="Times New Roman" w:hAnsi="Times New Roman" w:cs="B Zar" w:hint="cs"/>
          <w:sz w:val="32"/>
          <w:szCs w:val="32"/>
          <w:rtl/>
        </w:rPr>
        <w:t>:</w:t>
      </w:r>
      <w:r w:rsidR="00C94E16" w:rsidRPr="00C94E16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="00942A32" w:rsidRPr="00C94E16">
        <w:rPr>
          <w:rFonts w:ascii="Times New Roman" w:eastAsia="Times New Roman" w:hAnsi="Times New Roman" w:cs="B Zar"/>
          <w:sz w:val="32"/>
          <w:szCs w:val="32"/>
        </w:rPr>
        <w:t>Label Encoding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هر دسته یک عدد می‌گیرد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مثال</w:t>
      </w:r>
      <w:r w:rsidRPr="00DD3A3F">
        <w:rPr>
          <w:rFonts w:ascii="Times New Roman" w:eastAsia="Times New Roman" w:hAnsi="Times New Roman" w:cs="B Zar"/>
          <w:sz w:val="32"/>
          <w:szCs w:val="32"/>
        </w:rPr>
        <w:t>:</w:t>
      </w:r>
    </w:p>
    <w:p w:rsidR="00DD3A3F" w:rsidRPr="00942A32" w:rsidRDefault="00DD3A3F" w:rsidP="00DD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42A32">
        <w:rPr>
          <w:rFonts w:ascii="Times New Roman" w:eastAsia="Times New Roman" w:hAnsi="Times New Roman" w:cs="Times New Roman"/>
          <w:sz w:val="32"/>
          <w:szCs w:val="32"/>
        </w:rPr>
        <w:t>Male = 0</w:t>
      </w:r>
    </w:p>
    <w:p w:rsidR="00DD3A3F" w:rsidRPr="00942A32" w:rsidRDefault="00DD3A3F" w:rsidP="00DD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942A32">
        <w:rPr>
          <w:rFonts w:ascii="Times New Roman" w:eastAsia="Times New Roman" w:hAnsi="Times New Roman" w:cs="Times New Roman"/>
          <w:sz w:val="32"/>
          <w:szCs w:val="32"/>
        </w:rPr>
        <w:t>Female = 1</w:t>
      </w:r>
    </w:p>
    <w:p w:rsidR="00942A32" w:rsidRPr="00942A32" w:rsidRDefault="00942A32" w:rsidP="00942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Zar"/>
          <w:sz w:val="20"/>
          <w:szCs w:val="20"/>
          <w:rtl/>
        </w:rPr>
      </w:pPr>
    </w:p>
    <w:p w:rsidR="00942A32" w:rsidRPr="00942A32" w:rsidRDefault="00942A32" w:rsidP="00942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Zar"/>
          <w:sz w:val="32"/>
          <w:szCs w:val="32"/>
        </w:rPr>
      </w:pPr>
      <w:r w:rsidRPr="00942A32">
        <w:rPr>
          <w:rFonts w:ascii="Courier New" w:eastAsia="Times New Roman" w:hAnsi="Courier New" w:cs="B Zar" w:hint="cs"/>
          <w:sz w:val="32"/>
          <w:szCs w:val="32"/>
          <w:rtl/>
        </w:rPr>
        <w:t>ایراد</w:t>
      </w:r>
      <w:r>
        <w:rPr>
          <w:rFonts w:ascii="Courier New" w:eastAsia="Times New Roman" w:hAnsi="Courier New" w:cs="B Zar" w:hint="cs"/>
          <w:sz w:val="32"/>
          <w:szCs w:val="32"/>
          <w:rtl/>
        </w:rPr>
        <w:t xml:space="preserve"> آن : ارزش‌</w:t>
      </w:r>
      <w:r w:rsidR="00C94E16">
        <w:rPr>
          <w:rFonts w:ascii="Courier New" w:eastAsia="Times New Roman" w:hAnsi="Courier New" w:cs="B Zar" w:hint="cs"/>
          <w:sz w:val="32"/>
          <w:szCs w:val="32"/>
          <w:rtl/>
        </w:rPr>
        <w:t>گذاری</w:t>
      </w:r>
      <w:r w:rsidRPr="00942A32">
        <w:rPr>
          <w:rFonts w:ascii="Courier New" w:eastAsia="Times New Roman" w:hAnsi="Courier New" w:cs="B Zar" w:hint="cs"/>
          <w:sz w:val="32"/>
          <w:szCs w:val="32"/>
          <w:rtl/>
        </w:rPr>
        <w:t xml:space="preserve"> می</w:t>
      </w:r>
      <w:r>
        <w:rPr>
          <w:rFonts w:ascii="Courier New" w:eastAsia="Times New Roman" w:hAnsi="Courier New" w:cs="B Zar" w:hint="cs"/>
          <w:sz w:val="32"/>
          <w:szCs w:val="32"/>
          <w:rtl/>
        </w:rPr>
        <w:t>‌</w:t>
      </w:r>
      <w:r w:rsidRPr="00942A32">
        <w:rPr>
          <w:rFonts w:ascii="Courier New" w:eastAsia="Times New Roman" w:hAnsi="Courier New" w:cs="B Zar" w:hint="cs"/>
          <w:sz w:val="32"/>
          <w:szCs w:val="32"/>
          <w:rtl/>
        </w:rPr>
        <w:t>شود</w:t>
      </w:r>
    </w:p>
    <w:p w:rsidR="00DD3A3F" w:rsidRPr="00DD3A3F" w:rsidRDefault="00DD3A3F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A3F" w:rsidRPr="00C94E16" w:rsidRDefault="00DD3A3F" w:rsidP="00C94E16">
      <w:pPr>
        <w:pStyle w:val="ListParagraph"/>
        <w:numPr>
          <w:ilvl w:val="0"/>
          <w:numId w:val="17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sz w:val="32"/>
          <w:szCs w:val="32"/>
        </w:rPr>
      </w:pPr>
      <w:r w:rsidRPr="00C94E16">
        <w:rPr>
          <w:rFonts w:ascii="Times New Roman" w:eastAsia="Times New Roman" w:hAnsi="Times New Roman" w:cs="B Zar"/>
          <w:sz w:val="32"/>
          <w:szCs w:val="32"/>
        </w:rPr>
        <w:t>One-Hot Encoding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برای هر دسته یک ستون جداگانه ساخته می‌شود</w:t>
      </w:r>
      <w:r w:rsidRPr="00DD3A3F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3A3F">
        <w:rPr>
          <w:rFonts w:ascii="Times New Roman" w:eastAsia="Times New Roman" w:hAnsi="Times New Roman" w:cs="B Zar"/>
          <w:sz w:val="32"/>
          <w:szCs w:val="32"/>
          <w:rtl/>
        </w:rPr>
        <w:t>مثال</w:t>
      </w:r>
      <w:r w:rsidRPr="00DD3A3F">
        <w:rPr>
          <w:rFonts w:ascii="Times New Roman" w:eastAsia="Times New Roman" w:hAnsi="Times New Roman" w:cs="B Zar"/>
          <w:sz w:val="32"/>
          <w:szCs w:val="32"/>
        </w:rPr>
        <w:t>:</w:t>
      </w:r>
    </w:p>
    <w:p w:rsidR="00DD3A3F" w:rsidRPr="00C94E16" w:rsidRDefault="00DD3A3F" w:rsidP="00DD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94E16">
        <w:rPr>
          <w:rFonts w:ascii="Times New Roman" w:eastAsia="Times New Roman" w:hAnsi="Times New Roman" w:cs="Times New Roman"/>
          <w:sz w:val="32"/>
          <w:szCs w:val="32"/>
        </w:rPr>
        <w:t>school_GP</w:t>
      </w:r>
    </w:p>
    <w:p w:rsidR="00DD3A3F" w:rsidRDefault="00DD3A3F" w:rsidP="00DD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C94E16">
        <w:rPr>
          <w:rFonts w:ascii="Times New Roman" w:eastAsia="Times New Roman" w:hAnsi="Times New Roman" w:cs="Times New Roman"/>
          <w:sz w:val="32"/>
          <w:szCs w:val="32"/>
        </w:rPr>
        <w:t>school_MS</w:t>
      </w:r>
    </w:p>
    <w:p w:rsidR="00803F58" w:rsidRDefault="00803F58" w:rsidP="00803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:rsidR="00803F58" w:rsidRPr="00C94E16" w:rsidRDefault="00803F58" w:rsidP="00803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94E16" w:rsidRDefault="00EE2B93" w:rsidP="00C94E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 w:rsidRPr="00423863">
        <w:rPr>
          <w:rFonts w:ascii="Times New Roman" w:eastAsia="Times New Roman" w:hAnsi="Times New Roman" w:cs="B Zar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3A2074A6" wp14:editId="0A27C68B">
            <wp:simplePos x="0" y="0"/>
            <wp:positionH relativeFrom="margin">
              <wp:align>left</wp:align>
            </wp:positionH>
            <wp:positionV relativeFrom="paragraph">
              <wp:posOffset>213644</wp:posOffset>
            </wp:positionV>
            <wp:extent cx="6118630" cy="2198370"/>
            <wp:effectExtent l="57150" t="57150" r="53975" b="49530"/>
            <wp:wrapNone/>
            <wp:docPr id="16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  <wp14:sizeRelH relativeFrom="margin">
              <wp14:pctWidth>0</wp14:pctWidth>
            </wp14:sizeRelH>
          </wp:anchor>
        </w:drawing>
      </w:r>
    </w:p>
    <w:p w:rsidR="00AE0608" w:rsidRDefault="00AE0608" w:rsidP="00763AB9">
      <w:pPr>
        <w:pStyle w:val="FirstParagraph"/>
        <w:bidi/>
        <w:jc w:val="both"/>
        <w:rPr>
          <w:rFonts w:ascii="Times New Roman" w:eastAsia="Times New Roman" w:hAnsi="Times New Roman" w:cs="B Zar"/>
          <w:sz w:val="32"/>
          <w:szCs w:val="32"/>
          <w:rtl/>
        </w:rPr>
      </w:pPr>
    </w:p>
    <w:p w:rsidR="00C94E16" w:rsidRPr="00DD3A3F" w:rsidRDefault="008E5728" w:rsidP="00AE0608">
      <w:pPr>
        <w:pStyle w:val="FirstParagraph"/>
        <w:bidi/>
        <w:jc w:val="both"/>
        <w:rPr>
          <w:rFonts w:cs="B Zar"/>
          <w:sz w:val="32"/>
          <w:szCs w:val="32"/>
        </w:rPr>
      </w:pPr>
      <w:r w:rsidRPr="00763AB9">
        <w:rPr>
          <w:rFonts w:cs="B Zar"/>
          <w:sz w:val="32"/>
          <w:szCs w:val="32"/>
          <w:rtl/>
        </w:rPr>
        <w:lastRenderedPageBreak/>
        <w:t>الگوریتم</w:t>
      </w:r>
      <w:r w:rsidRPr="00763AB9">
        <w:rPr>
          <w:rFonts w:cs="B Zar"/>
          <w:sz w:val="32"/>
          <w:szCs w:val="32"/>
        </w:rPr>
        <w:t>‌</w:t>
      </w:r>
      <w:r w:rsidRPr="00763AB9">
        <w:rPr>
          <w:rFonts w:cs="B Zar"/>
          <w:sz w:val="32"/>
          <w:szCs w:val="32"/>
          <w:rtl/>
        </w:rPr>
        <w:t>های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یادگیری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ماشین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با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داده</w:t>
      </w:r>
      <w:r w:rsidRPr="00763AB9">
        <w:rPr>
          <w:rFonts w:cs="B Zar"/>
          <w:sz w:val="32"/>
          <w:szCs w:val="32"/>
        </w:rPr>
        <w:t>‌</w:t>
      </w:r>
      <w:r w:rsidRPr="00763AB9">
        <w:rPr>
          <w:rFonts w:cs="B Zar"/>
          <w:sz w:val="32"/>
          <w:szCs w:val="32"/>
          <w:rtl/>
        </w:rPr>
        <w:t>های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متنی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کار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نمی</w:t>
      </w:r>
      <w:r w:rsidRPr="00763AB9">
        <w:rPr>
          <w:rFonts w:cs="B Zar"/>
          <w:sz w:val="32"/>
          <w:szCs w:val="32"/>
        </w:rPr>
        <w:t>‌</w:t>
      </w:r>
      <w:r w:rsidRPr="00763AB9">
        <w:rPr>
          <w:rFonts w:cs="B Zar"/>
          <w:sz w:val="32"/>
          <w:szCs w:val="32"/>
          <w:rtl/>
        </w:rPr>
        <w:t>کنند؛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بنابراین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داده</w:t>
      </w:r>
      <w:r w:rsidRPr="00763AB9">
        <w:rPr>
          <w:rFonts w:cs="B Zar"/>
          <w:sz w:val="32"/>
          <w:szCs w:val="32"/>
        </w:rPr>
        <w:t>‌</w:t>
      </w:r>
      <w:r w:rsidRPr="00763AB9">
        <w:rPr>
          <w:rFonts w:cs="B Zar"/>
          <w:sz w:val="32"/>
          <w:szCs w:val="32"/>
          <w:rtl/>
        </w:rPr>
        <w:t>های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متنی</w:t>
      </w:r>
      <w:r w:rsidR="00763AB9">
        <w:rPr>
          <w:rFonts w:cs="B Zar" w:hint="cs"/>
          <w:sz w:val="32"/>
          <w:szCs w:val="32"/>
          <w:rtl/>
        </w:rPr>
        <w:t xml:space="preserve"> باید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به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داده</w:t>
      </w:r>
      <w:r w:rsidRPr="00763AB9">
        <w:rPr>
          <w:rFonts w:cs="B Zar"/>
          <w:sz w:val="32"/>
          <w:szCs w:val="32"/>
        </w:rPr>
        <w:t>‌</w:t>
      </w:r>
      <w:r w:rsidRPr="00763AB9">
        <w:rPr>
          <w:rFonts w:cs="B Zar"/>
          <w:sz w:val="32"/>
          <w:szCs w:val="32"/>
          <w:rtl/>
        </w:rPr>
        <w:t>های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عددی</w:t>
      </w:r>
      <w:r w:rsidRPr="00763AB9">
        <w:rPr>
          <w:rFonts w:cs="B Zar"/>
          <w:sz w:val="32"/>
          <w:szCs w:val="32"/>
        </w:rPr>
        <w:t xml:space="preserve"> </w:t>
      </w:r>
      <w:r w:rsidRPr="00763AB9">
        <w:rPr>
          <w:rFonts w:cs="B Zar"/>
          <w:sz w:val="32"/>
          <w:szCs w:val="32"/>
          <w:rtl/>
        </w:rPr>
        <w:t>تبدیل</w:t>
      </w:r>
      <w:r w:rsidRPr="00763AB9">
        <w:rPr>
          <w:rFonts w:cs="B Zar"/>
          <w:sz w:val="32"/>
          <w:szCs w:val="32"/>
        </w:rPr>
        <w:t xml:space="preserve"> </w:t>
      </w:r>
      <w:r w:rsidR="00763AB9">
        <w:rPr>
          <w:rFonts w:cs="B Zar"/>
          <w:sz w:val="32"/>
          <w:szCs w:val="32"/>
          <w:rtl/>
        </w:rPr>
        <w:t>ش</w:t>
      </w:r>
      <w:r w:rsidR="00763AB9">
        <w:rPr>
          <w:rFonts w:cs="B Zar" w:hint="cs"/>
          <w:sz w:val="32"/>
          <w:szCs w:val="32"/>
          <w:rtl/>
        </w:rPr>
        <w:t>و</w:t>
      </w:r>
      <w:r w:rsidRPr="00763AB9">
        <w:rPr>
          <w:rFonts w:cs="B Zar"/>
          <w:sz w:val="32"/>
          <w:szCs w:val="32"/>
          <w:rtl/>
        </w:rPr>
        <w:t>ند</w:t>
      </w:r>
      <w:r w:rsidR="00763AB9" w:rsidRPr="00763AB9">
        <w:rPr>
          <w:rFonts w:cs="B Zar"/>
          <w:sz w:val="32"/>
          <w:szCs w:val="32"/>
        </w:rPr>
        <w:t xml:space="preserve"> </w:t>
      </w:r>
      <w:r w:rsidR="00763AB9" w:rsidRPr="00763AB9">
        <w:rPr>
          <w:rFonts w:cs="B Zar" w:hint="cs"/>
          <w:sz w:val="32"/>
          <w:szCs w:val="32"/>
          <w:rtl/>
          <w:lang w:bidi="fa-IR"/>
        </w:rPr>
        <w:t xml:space="preserve">و </w:t>
      </w:r>
      <w:r w:rsidR="00763AB9" w:rsidRPr="00763AB9">
        <w:rPr>
          <w:rFonts w:cs="B Zar"/>
          <w:sz w:val="32"/>
          <w:szCs w:val="32"/>
          <w:rtl/>
        </w:rPr>
        <w:t>تمام</w:t>
      </w:r>
      <w:r w:rsidR="00763AB9" w:rsidRPr="00763AB9">
        <w:rPr>
          <w:rFonts w:cs="B Zar"/>
          <w:sz w:val="32"/>
          <w:szCs w:val="32"/>
        </w:rPr>
        <w:t xml:space="preserve"> </w:t>
      </w:r>
      <w:r w:rsidR="00763AB9" w:rsidRPr="00763AB9">
        <w:rPr>
          <w:rFonts w:cs="B Zar"/>
          <w:sz w:val="32"/>
          <w:szCs w:val="32"/>
          <w:rtl/>
        </w:rPr>
        <w:t>ستون</w:t>
      </w:r>
      <w:r w:rsidR="00763AB9" w:rsidRPr="00763AB9">
        <w:rPr>
          <w:rFonts w:cs="B Zar"/>
          <w:sz w:val="32"/>
          <w:szCs w:val="32"/>
        </w:rPr>
        <w:t>‌</w:t>
      </w:r>
      <w:r w:rsidR="00763AB9" w:rsidRPr="00763AB9">
        <w:rPr>
          <w:rFonts w:cs="B Zar"/>
          <w:sz w:val="32"/>
          <w:szCs w:val="32"/>
          <w:rtl/>
        </w:rPr>
        <w:t>های</w:t>
      </w:r>
      <w:r w:rsidR="00763AB9" w:rsidRPr="00763AB9">
        <w:rPr>
          <w:rFonts w:cs="B Zar"/>
          <w:sz w:val="32"/>
          <w:szCs w:val="32"/>
        </w:rPr>
        <w:t xml:space="preserve"> </w:t>
      </w:r>
      <w:r w:rsidR="00763AB9" w:rsidRPr="00763AB9">
        <w:rPr>
          <w:rFonts w:cs="B Zar"/>
          <w:sz w:val="32"/>
          <w:szCs w:val="32"/>
          <w:rtl/>
        </w:rPr>
        <w:t>متنی</w:t>
      </w:r>
      <w:r w:rsidR="00763AB9" w:rsidRPr="00763AB9">
        <w:rPr>
          <w:rFonts w:cs="B Zar"/>
          <w:sz w:val="32"/>
          <w:szCs w:val="32"/>
        </w:rPr>
        <w:t xml:space="preserve"> </w:t>
      </w:r>
      <w:r w:rsidR="00763AB9" w:rsidRPr="00763AB9">
        <w:rPr>
          <w:rFonts w:cs="B Zar"/>
          <w:sz w:val="32"/>
          <w:szCs w:val="32"/>
          <w:rtl/>
        </w:rPr>
        <w:t>استخراج</w:t>
      </w:r>
      <w:r w:rsidR="00763AB9" w:rsidRPr="00763AB9">
        <w:rPr>
          <w:rFonts w:cs="B Zar"/>
          <w:sz w:val="32"/>
          <w:szCs w:val="32"/>
        </w:rPr>
        <w:t xml:space="preserve"> </w:t>
      </w:r>
      <w:r w:rsidR="00763AB9" w:rsidRPr="00763AB9">
        <w:rPr>
          <w:rFonts w:cs="B Zar"/>
          <w:sz w:val="32"/>
          <w:szCs w:val="32"/>
          <w:rtl/>
        </w:rPr>
        <w:t>می</w:t>
      </w:r>
      <w:r w:rsidR="00763AB9" w:rsidRPr="00763AB9">
        <w:rPr>
          <w:rFonts w:cs="B Zar"/>
          <w:sz w:val="32"/>
          <w:szCs w:val="32"/>
        </w:rPr>
        <w:t>‌</w:t>
      </w:r>
      <w:r w:rsidR="00763AB9" w:rsidRPr="00763AB9">
        <w:rPr>
          <w:rFonts w:cs="B Zar"/>
          <w:sz w:val="32"/>
          <w:szCs w:val="32"/>
          <w:rtl/>
        </w:rPr>
        <w:t>شوند</w:t>
      </w:r>
      <w:r w:rsidR="00763AB9" w:rsidRPr="00763AB9">
        <w:rPr>
          <w:rFonts w:cs="B Zar"/>
          <w:sz w:val="32"/>
          <w:szCs w:val="32"/>
        </w:rPr>
        <w:t>.</w:t>
      </w:r>
    </w:p>
    <w:p w:rsidR="00DD3A3F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D3A3F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کد</w:t>
      </w:r>
    </w:p>
    <w:p w:rsidR="003924BE" w:rsidRDefault="003924BE" w:rsidP="00392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noProof/>
          <w:rtl/>
        </w:rPr>
      </w:pPr>
    </w:p>
    <w:p w:rsidR="003924BE" w:rsidRDefault="003924BE" w:rsidP="00392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noProof/>
          <w:rtl/>
        </w:rPr>
      </w:pPr>
    </w:p>
    <w:p w:rsidR="00763AB9" w:rsidRDefault="00AE0608" w:rsidP="00392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CE6381D" wp14:editId="47037159">
            <wp:extent cx="6028806" cy="243191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8806" cy="2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4BE" w:rsidRPr="00DD3A3F" w:rsidRDefault="003924BE" w:rsidP="003924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A3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توضیح</w:t>
      </w:r>
    </w:p>
    <w:p w:rsidR="003924BE" w:rsidRPr="003924BE" w:rsidRDefault="003924BE" w:rsidP="003924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 w:rsidRPr="003924BE">
        <w:rPr>
          <w:rFonts w:ascii="Times New Roman" w:eastAsia="Times New Roman" w:hAnsi="Times New Roman" w:cs="B Zar"/>
          <w:sz w:val="32"/>
          <w:szCs w:val="32"/>
          <w:rtl/>
        </w:rPr>
        <w:t>تابع</w:t>
      </w:r>
      <w:r w:rsidRPr="003924BE">
        <w:rPr>
          <w:rFonts w:ascii="Times New Roman" w:eastAsia="Times New Roman" w:hAnsi="Times New Roman" w:cs="B Zar"/>
          <w:sz w:val="32"/>
          <w:szCs w:val="32"/>
        </w:rPr>
        <w:t xml:space="preserve"> get_dummies </w:t>
      </w:r>
      <w:r w:rsidRPr="003924BE">
        <w:rPr>
          <w:rFonts w:ascii="Times New Roman" w:eastAsia="Times New Roman" w:hAnsi="Times New Roman" w:cs="B Zar"/>
          <w:sz w:val="32"/>
          <w:szCs w:val="32"/>
          <w:rtl/>
        </w:rPr>
        <w:t>عملیات</w:t>
      </w:r>
      <w:r w:rsidRPr="003924BE">
        <w:rPr>
          <w:rFonts w:ascii="Times New Roman" w:eastAsia="Times New Roman" w:hAnsi="Times New Roman" w:cs="B Zar"/>
          <w:sz w:val="32"/>
          <w:szCs w:val="32"/>
        </w:rPr>
        <w:t xml:space="preserve"> One-Hot Encoding </w:t>
      </w:r>
      <w:r w:rsidRPr="003924BE">
        <w:rPr>
          <w:rFonts w:ascii="Times New Roman" w:eastAsia="Times New Roman" w:hAnsi="Times New Roman" w:cs="B Zar"/>
          <w:sz w:val="32"/>
          <w:szCs w:val="32"/>
          <w:rtl/>
        </w:rPr>
        <w:t>را انجام می‌دهد</w:t>
      </w:r>
      <w:r>
        <w:rPr>
          <w:rFonts w:ascii="Times New Roman" w:eastAsia="Times New Roman" w:hAnsi="Times New Roman" w:cs="B Zar"/>
          <w:sz w:val="32"/>
          <w:szCs w:val="32"/>
        </w:rPr>
        <w:t>.</w:t>
      </w:r>
    </w:p>
    <w:p w:rsidR="00430C36" w:rsidRPr="00463A4C" w:rsidRDefault="00463A4C" w:rsidP="003924BE">
      <w:pPr>
        <w:bidi/>
        <w:spacing w:before="100" w:beforeAutospacing="1" w:after="100" w:afterAutospacing="1" w:line="240" w:lineRule="auto"/>
        <w:outlineLvl w:val="1"/>
        <w:rPr>
          <w:rFonts w:ascii="Courier New" w:eastAsia="Times New Roman" w:hAnsi="Courier New" w:cs="B Zar"/>
          <w:b/>
          <w:bCs/>
          <w:sz w:val="36"/>
          <w:szCs w:val="36"/>
          <w:rtl/>
        </w:rPr>
      </w:pPr>
      <w:r w:rsidRPr="00463A4C">
        <w:rPr>
          <w:rFonts w:ascii="Courier New" w:eastAsia="Times New Roman" w:hAnsi="Courier New" w:cs="B Zar" w:hint="cs"/>
          <w:b/>
          <w:bCs/>
          <w:sz w:val="36"/>
          <w:szCs w:val="36"/>
          <w:rtl/>
        </w:rPr>
        <w:t>کد</w:t>
      </w:r>
    </w:p>
    <w:p w:rsidR="00DD3A3F" w:rsidRPr="00DD3A3F" w:rsidRDefault="00DD3A3F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A3F" w:rsidRPr="00DD3A3F" w:rsidRDefault="003924BE" w:rsidP="00DD3A3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8F6794C" wp14:editId="129831B4">
            <wp:simplePos x="0" y="0"/>
            <wp:positionH relativeFrom="margin">
              <wp:posOffset>-106099</wp:posOffset>
            </wp:positionH>
            <wp:positionV relativeFrom="paragraph">
              <wp:posOffset>149144</wp:posOffset>
            </wp:positionV>
            <wp:extent cx="6224605" cy="2743200"/>
            <wp:effectExtent l="0" t="0" r="508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60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D3A3F" w:rsidRPr="00DD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Describe Output</w:t>
      </w:r>
    </w:p>
    <w:p w:rsidR="005E6212" w:rsidRPr="00DD3A3F" w:rsidRDefault="005E6212" w:rsidP="005E62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D3A3F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تحلیل</w:t>
      </w:r>
    </w:p>
    <w:p w:rsidR="0061211C" w:rsidRPr="005E6212" w:rsidRDefault="005E6212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 w:rsidRPr="005E6212">
        <w:rPr>
          <w:rFonts w:ascii="Times New Roman" w:eastAsia="Times New Roman" w:hAnsi="Times New Roman" w:cs="B Zar" w:hint="cs"/>
          <w:sz w:val="32"/>
          <w:szCs w:val="32"/>
          <w:rtl/>
        </w:rPr>
        <w:t>تبدیل داده‌های متنی به عددی</w:t>
      </w:r>
    </w:p>
    <w:p w:rsidR="005E6212" w:rsidRDefault="005E6212" w:rsidP="005A2D50">
      <w:pPr>
        <w:pStyle w:val="FirstParagraph"/>
        <w:bidi/>
        <w:rPr>
          <w:rFonts w:cs="B Zar"/>
          <w:sz w:val="32"/>
          <w:szCs w:val="32"/>
          <w:rtl/>
        </w:rPr>
      </w:pPr>
      <w:r w:rsidRPr="005E6212">
        <w:rPr>
          <w:rFonts w:cs="B Zar"/>
          <w:sz w:val="32"/>
          <w:szCs w:val="32"/>
          <w:rtl/>
        </w:rPr>
        <w:lastRenderedPageBreak/>
        <w:t>برای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تبدیل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متغیرهای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دسته</w:t>
      </w:r>
      <w:r w:rsidRPr="005E6212">
        <w:rPr>
          <w:rFonts w:cs="B Zar"/>
          <w:sz w:val="32"/>
          <w:szCs w:val="32"/>
        </w:rPr>
        <w:t>‌</w:t>
      </w:r>
      <w:r w:rsidRPr="005E6212">
        <w:rPr>
          <w:rFonts w:cs="B Zar"/>
          <w:sz w:val="32"/>
          <w:szCs w:val="32"/>
          <w:rtl/>
        </w:rPr>
        <w:t>ای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از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ascii="Times New Roman" w:hAnsi="Times New Roman" w:cs="Times New Roman"/>
          <w:sz w:val="32"/>
          <w:szCs w:val="32"/>
        </w:rPr>
        <w:t xml:space="preserve">One-Hot Encoding </w:t>
      </w:r>
      <w:r w:rsidRPr="005E6212">
        <w:rPr>
          <w:rFonts w:cs="B Zar"/>
          <w:sz w:val="32"/>
          <w:szCs w:val="32"/>
          <w:rtl/>
        </w:rPr>
        <w:t>استفاده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شده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است</w:t>
      </w:r>
      <w:r w:rsidR="005A2D50">
        <w:rPr>
          <w:rFonts w:cs="B Zar"/>
          <w:sz w:val="32"/>
          <w:szCs w:val="32"/>
        </w:rPr>
        <w:t>.</w:t>
      </w:r>
      <w:r w:rsidR="005A2D50">
        <w:rPr>
          <w:rFonts w:cs="B Zar" w:hint="cs"/>
          <w:sz w:val="32"/>
          <w:szCs w:val="32"/>
          <w:rtl/>
        </w:rPr>
        <w:t xml:space="preserve"> </w:t>
      </w:r>
      <w:r w:rsidRPr="005E6212">
        <w:rPr>
          <w:rFonts w:cs="B Zar"/>
          <w:sz w:val="32"/>
          <w:szCs w:val="32"/>
          <w:rtl/>
        </w:rPr>
        <w:t>برای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جلوگیری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از</w:t>
      </w:r>
      <w:r>
        <w:rPr>
          <w:rFonts w:cs="B Zar" w:hint="cs"/>
          <w:sz w:val="32"/>
          <w:szCs w:val="32"/>
          <w:rtl/>
        </w:rPr>
        <w:t xml:space="preserve"> </w:t>
      </w:r>
      <w:r>
        <w:rPr>
          <w:rFonts w:cs="B Zar"/>
          <w:sz w:val="32"/>
          <w:szCs w:val="32"/>
        </w:rPr>
        <w:t xml:space="preserve"> </w:t>
      </w:r>
      <w:r w:rsidRPr="00D422A5">
        <w:rPr>
          <w:rFonts w:asciiTheme="majorBidi" w:hAnsiTheme="majorBidi" w:cstheme="majorBidi"/>
          <w:sz w:val="32"/>
          <w:szCs w:val="32"/>
        </w:rPr>
        <w:t>Dummy Variable Trap</w:t>
      </w:r>
      <w:r w:rsidRPr="005E6212">
        <w:rPr>
          <w:rFonts w:cs="B Zar" w:hint="cs"/>
          <w:sz w:val="32"/>
          <w:szCs w:val="32"/>
          <w:rtl/>
        </w:rPr>
        <w:t xml:space="preserve">با استفاده از </w:t>
      </w:r>
      <w:r w:rsidRPr="005E6212">
        <w:rPr>
          <w:rStyle w:val="NormalTok"/>
          <w:rFonts w:ascii="Times New Roman" w:hAnsi="Times New Roman" w:cs="Times New Roman"/>
          <w:color w:val="000000" w:themeColor="text1"/>
          <w:sz w:val="32"/>
          <w:szCs w:val="32"/>
        </w:rPr>
        <w:t>drop_first</w:t>
      </w:r>
      <w:r w:rsidRPr="005E6212">
        <w:rPr>
          <w:rStyle w:val="VariableTok"/>
          <w:rFonts w:ascii="Times New Roman" w:hAnsi="Times New Roman" w:cs="Times New Roman"/>
          <w:color w:val="000000" w:themeColor="text1"/>
          <w:sz w:val="32"/>
          <w:szCs w:val="32"/>
          <w:rtl/>
        </w:rPr>
        <w:t xml:space="preserve"> </w:t>
      </w:r>
      <w:r w:rsidRPr="005E621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یک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ستون</w:t>
      </w:r>
      <w:r w:rsidRPr="005E6212">
        <w:rPr>
          <w:rFonts w:cs="B Zar"/>
          <w:sz w:val="32"/>
          <w:szCs w:val="32"/>
        </w:rPr>
        <w:t xml:space="preserve"> </w:t>
      </w:r>
      <w:r w:rsidRPr="005E6212">
        <w:rPr>
          <w:rFonts w:cs="B Zar"/>
          <w:sz w:val="32"/>
          <w:szCs w:val="32"/>
          <w:rtl/>
        </w:rPr>
        <w:t>حذف</w:t>
      </w:r>
      <w:r w:rsidR="00D422A5">
        <w:rPr>
          <w:rFonts w:cs="B Zar" w:hint="cs"/>
          <w:sz w:val="32"/>
          <w:szCs w:val="32"/>
          <w:rtl/>
        </w:rPr>
        <w:t xml:space="preserve"> </w:t>
      </w:r>
      <w:r w:rsidRPr="005E6212">
        <w:rPr>
          <w:rFonts w:cs="B Zar"/>
          <w:sz w:val="32"/>
          <w:szCs w:val="32"/>
          <w:rtl/>
        </w:rPr>
        <w:t>می</w:t>
      </w:r>
      <w:r w:rsidRPr="005E6212">
        <w:rPr>
          <w:rFonts w:cs="B Zar"/>
          <w:sz w:val="32"/>
          <w:szCs w:val="32"/>
        </w:rPr>
        <w:t>‌</w:t>
      </w:r>
      <w:r w:rsidRPr="005E6212">
        <w:rPr>
          <w:rFonts w:cs="B Zar"/>
          <w:sz w:val="32"/>
          <w:szCs w:val="32"/>
          <w:rtl/>
        </w:rPr>
        <w:t>شود</w:t>
      </w:r>
      <w:r w:rsidRPr="005E6212">
        <w:rPr>
          <w:rFonts w:cs="B Zar"/>
          <w:sz w:val="32"/>
          <w:szCs w:val="32"/>
        </w:rPr>
        <w:t>.</w:t>
      </w:r>
    </w:p>
    <w:p w:rsidR="003924BE" w:rsidRPr="003924BE" w:rsidRDefault="003924BE" w:rsidP="003924BE">
      <w:pPr>
        <w:pStyle w:val="BodyText"/>
        <w:bidi/>
      </w:pPr>
    </w:p>
    <w:p w:rsidR="00EE2B93" w:rsidRDefault="00EE2B93" w:rsidP="00EE2B9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D3A3F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کد</w:t>
      </w:r>
    </w:p>
    <w:p w:rsidR="00EE2B93" w:rsidRDefault="00EE2B93" w:rsidP="006121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E2B93" w:rsidRDefault="003924BE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4884851" wp14:editId="7B4AEB44">
            <wp:simplePos x="0" y="0"/>
            <wp:positionH relativeFrom="margin">
              <wp:posOffset>-320040</wp:posOffset>
            </wp:positionH>
            <wp:positionV relativeFrom="paragraph">
              <wp:posOffset>-567055</wp:posOffset>
            </wp:positionV>
            <wp:extent cx="6681446" cy="3667328"/>
            <wp:effectExtent l="0" t="0" r="571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446" cy="3667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E2B93" w:rsidRDefault="00EE2B93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E2B93" w:rsidRDefault="00EE2B93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E2B93" w:rsidRDefault="00EE2B93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1211C" w:rsidRDefault="0061211C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E2B93" w:rsidRDefault="00EE2B93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E2B93" w:rsidRDefault="00EE2B93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E2B93" w:rsidRDefault="00EE2B93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E2B93" w:rsidRDefault="00EE2B93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E2B93" w:rsidRDefault="00EE2B93" w:rsidP="00EE2B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A623C" w:rsidRDefault="00CA623C" w:rsidP="00CA623C">
      <w:pPr>
        <w:pStyle w:val="FirstParagraph"/>
        <w:bidi/>
        <w:rPr>
          <w:rFonts w:cs="B Zar"/>
          <w:sz w:val="32"/>
          <w:szCs w:val="32"/>
          <w:rtl/>
        </w:rPr>
      </w:pPr>
      <w:r w:rsidRPr="00CA623C">
        <w:rPr>
          <w:rFonts w:cs="B Zar"/>
          <w:sz w:val="32"/>
          <w:szCs w:val="32"/>
          <w:rtl/>
        </w:rPr>
        <w:t>داده</w:t>
      </w:r>
      <w:r w:rsidRPr="00CA623C">
        <w:rPr>
          <w:rFonts w:cs="B Zar"/>
          <w:sz w:val="32"/>
          <w:szCs w:val="32"/>
        </w:rPr>
        <w:t>‌</w:t>
      </w:r>
      <w:r w:rsidRPr="00CA623C">
        <w:rPr>
          <w:rFonts w:cs="B Zar"/>
          <w:sz w:val="32"/>
          <w:szCs w:val="32"/>
          <w:rtl/>
        </w:rPr>
        <w:t>های</w:t>
      </w:r>
      <w:r w:rsidRPr="00CA623C">
        <w:rPr>
          <w:rFonts w:cs="B Zar"/>
          <w:sz w:val="32"/>
          <w:szCs w:val="32"/>
        </w:rPr>
        <w:t xml:space="preserve"> </w:t>
      </w:r>
      <w:r w:rsidRPr="00CA623C">
        <w:rPr>
          <w:rFonts w:cs="B Zar"/>
          <w:sz w:val="32"/>
          <w:szCs w:val="32"/>
          <w:rtl/>
        </w:rPr>
        <w:t>عددی</w:t>
      </w:r>
      <w:r w:rsidRPr="00CA623C">
        <w:rPr>
          <w:rFonts w:cs="B Zar"/>
          <w:sz w:val="32"/>
          <w:szCs w:val="32"/>
        </w:rPr>
        <w:t xml:space="preserve"> </w:t>
      </w:r>
      <w:r w:rsidRPr="00CA623C">
        <w:rPr>
          <w:rFonts w:cs="B Zar"/>
          <w:sz w:val="32"/>
          <w:szCs w:val="32"/>
          <w:rtl/>
        </w:rPr>
        <w:t>و</w:t>
      </w:r>
      <w:r w:rsidRPr="00CA623C">
        <w:rPr>
          <w:rFonts w:cs="B Zar"/>
          <w:sz w:val="32"/>
          <w:szCs w:val="32"/>
        </w:rPr>
        <w:t xml:space="preserve"> </w:t>
      </w:r>
      <w:r w:rsidRPr="00CA623C">
        <w:rPr>
          <w:rFonts w:cs="B Zar"/>
          <w:sz w:val="32"/>
          <w:szCs w:val="32"/>
          <w:rtl/>
        </w:rPr>
        <w:t>داده</w:t>
      </w:r>
      <w:r w:rsidRPr="00CA623C">
        <w:rPr>
          <w:rFonts w:cs="B Zar"/>
          <w:sz w:val="32"/>
          <w:szCs w:val="32"/>
        </w:rPr>
        <w:t>‌</w:t>
      </w:r>
      <w:r w:rsidRPr="00CA623C">
        <w:rPr>
          <w:rFonts w:cs="B Zar"/>
          <w:sz w:val="32"/>
          <w:szCs w:val="32"/>
          <w:rtl/>
        </w:rPr>
        <w:t>های</w:t>
      </w:r>
      <w:r w:rsidRPr="00CA623C">
        <w:rPr>
          <w:rFonts w:cs="B Zar"/>
          <w:sz w:val="32"/>
          <w:szCs w:val="32"/>
        </w:rPr>
        <w:t xml:space="preserve"> </w:t>
      </w:r>
      <w:r w:rsidRPr="00CA623C">
        <w:rPr>
          <w:rFonts w:cs="B Zar"/>
          <w:sz w:val="32"/>
          <w:szCs w:val="32"/>
          <w:rtl/>
        </w:rPr>
        <w:t>تبدیل</w:t>
      </w:r>
      <w:r w:rsidRPr="00CA623C">
        <w:rPr>
          <w:rFonts w:cs="B Zar"/>
          <w:sz w:val="32"/>
          <w:szCs w:val="32"/>
        </w:rPr>
        <w:t xml:space="preserve"> </w:t>
      </w:r>
      <w:r w:rsidRPr="00CA623C">
        <w:rPr>
          <w:rFonts w:cs="B Zar"/>
          <w:sz w:val="32"/>
          <w:szCs w:val="32"/>
          <w:rtl/>
        </w:rPr>
        <w:t>شده</w:t>
      </w:r>
      <w:r w:rsidRPr="00CA623C">
        <w:rPr>
          <w:rFonts w:cs="B Zar"/>
          <w:sz w:val="32"/>
          <w:szCs w:val="32"/>
        </w:rPr>
        <w:t xml:space="preserve"> </w:t>
      </w:r>
      <w:r w:rsidRPr="00CA623C">
        <w:rPr>
          <w:rFonts w:cs="B Zar"/>
          <w:sz w:val="32"/>
          <w:szCs w:val="32"/>
          <w:rtl/>
        </w:rPr>
        <w:t>با</w:t>
      </w:r>
      <w:r w:rsidRPr="00CA623C">
        <w:rPr>
          <w:rFonts w:cs="B Zar"/>
          <w:sz w:val="32"/>
          <w:szCs w:val="32"/>
        </w:rPr>
        <w:t xml:space="preserve"> </w:t>
      </w:r>
      <w:r w:rsidRPr="00CA623C">
        <w:rPr>
          <w:rFonts w:cs="B Zar"/>
          <w:sz w:val="32"/>
          <w:szCs w:val="32"/>
          <w:rtl/>
        </w:rPr>
        <w:t>هم</w:t>
      </w:r>
      <w:r w:rsidRPr="00CA623C">
        <w:rPr>
          <w:rFonts w:cs="B Zar"/>
          <w:sz w:val="32"/>
          <w:szCs w:val="32"/>
        </w:rPr>
        <w:t xml:space="preserve"> </w:t>
      </w:r>
      <w:r w:rsidRPr="00CA623C">
        <w:rPr>
          <w:rFonts w:cs="B Zar"/>
          <w:sz w:val="32"/>
          <w:szCs w:val="32"/>
          <w:rtl/>
        </w:rPr>
        <w:t>ادغام</w:t>
      </w:r>
      <w:r w:rsidRPr="00CA623C">
        <w:rPr>
          <w:rFonts w:cs="B Zar"/>
          <w:sz w:val="32"/>
          <w:szCs w:val="32"/>
        </w:rPr>
        <w:t xml:space="preserve"> </w:t>
      </w:r>
      <w:r w:rsidRPr="00CA623C">
        <w:rPr>
          <w:rFonts w:cs="B Zar"/>
          <w:sz w:val="32"/>
          <w:szCs w:val="32"/>
          <w:rtl/>
        </w:rPr>
        <w:t>می</w:t>
      </w:r>
      <w:r w:rsidRPr="00CA623C">
        <w:rPr>
          <w:rFonts w:cs="B Zar"/>
          <w:sz w:val="32"/>
          <w:szCs w:val="32"/>
        </w:rPr>
        <w:t>‌</w:t>
      </w:r>
      <w:r w:rsidRPr="00CA623C">
        <w:rPr>
          <w:rFonts w:cs="B Zar"/>
          <w:sz w:val="32"/>
          <w:szCs w:val="32"/>
          <w:rtl/>
        </w:rPr>
        <w:t>شوند</w:t>
      </w:r>
      <w:r w:rsidRPr="00CA623C">
        <w:rPr>
          <w:rFonts w:cs="B Zar"/>
          <w:sz w:val="32"/>
          <w:szCs w:val="32"/>
        </w:rPr>
        <w:t>.</w:t>
      </w:r>
    </w:p>
    <w:p w:rsidR="005D54EC" w:rsidRPr="005D54EC" w:rsidRDefault="005D54EC" w:rsidP="005D54EC">
      <w:pPr>
        <w:pStyle w:val="BodyText"/>
        <w:bidi/>
      </w:pPr>
    </w:p>
    <w:p w:rsidR="005A2D50" w:rsidRDefault="00DD3A3F" w:rsidP="005A2D5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DD3A3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مفهوم تئوری</w:t>
      </w:r>
    </w:p>
    <w:p w:rsidR="003924BE" w:rsidRDefault="00DD3A3F" w:rsidP="003924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D639E0">
        <w:rPr>
          <w:rFonts w:ascii="Times New Roman" w:eastAsia="Times New Roman" w:hAnsi="Times New Roman" w:cs="B Zar"/>
          <w:sz w:val="32"/>
          <w:szCs w:val="32"/>
          <w:rtl/>
        </w:rPr>
        <w:t>قبل از آموزش مدل باید توزیع متغیر هدف بررسی شود</w:t>
      </w:r>
      <w:r w:rsidRPr="00D639E0">
        <w:rPr>
          <w:rFonts w:ascii="Times New Roman" w:eastAsia="Times New Roman" w:hAnsi="Times New Roman" w:cs="B Zar"/>
          <w:sz w:val="32"/>
          <w:szCs w:val="32"/>
        </w:rPr>
        <w:t>.</w:t>
      </w:r>
      <w:r w:rsidR="005A2D50" w:rsidRPr="005A2D50">
        <w:rPr>
          <w:rFonts w:cs="B Zar"/>
          <w:sz w:val="32"/>
          <w:szCs w:val="32"/>
          <w:rtl/>
        </w:rPr>
        <w:t xml:space="preserve"> </w:t>
      </w:r>
      <w:r w:rsidR="005A2D50" w:rsidRPr="00D23107">
        <w:rPr>
          <w:rFonts w:cs="B Zar"/>
          <w:sz w:val="32"/>
          <w:szCs w:val="32"/>
          <w:rtl/>
        </w:rPr>
        <w:t>برای</w:t>
      </w:r>
      <w:r w:rsidR="005A2D50" w:rsidRPr="00D23107">
        <w:rPr>
          <w:rFonts w:cs="B Zar"/>
          <w:sz w:val="32"/>
          <w:szCs w:val="32"/>
        </w:rPr>
        <w:t xml:space="preserve"> </w:t>
      </w:r>
      <w:r w:rsidR="005A2D50" w:rsidRPr="00D23107">
        <w:rPr>
          <w:rFonts w:cs="B Zar"/>
          <w:sz w:val="32"/>
          <w:szCs w:val="32"/>
          <w:rtl/>
        </w:rPr>
        <w:t>بررسی</w:t>
      </w:r>
      <w:r w:rsidR="005A2D50" w:rsidRPr="00D23107">
        <w:rPr>
          <w:rFonts w:cs="B Zar"/>
          <w:sz w:val="32"/>
          <w:szCs w:val="32"/>
        </w:rPr>
        <w:t xml:space="preserve"> </w:t>
      </w:r>
      <w:r w:rsidR="005A2D50" w:rsidRPr="00D23107">
        <w:rPr>
          <w:rFonts w:cs="B Zar"/>
          <w:sz w:val="32"/>
          <w:szCs w:val="32"/>
          <w:rtl/>
        </w:rPr>
        <w:t>توزیع</w:t>
      </w:r>
      <w:r w:rsidR="005A2D50" w:rsidRPr="00D23107">
        <w:rPr>
          <w:rFonts w:cs="B Zar"/>
          <w:sz w:val="32"/>
          <w:szCs w:val="32"/>
        </w:rPr>
        <w:t xml:space="preserve"> </w:t>
      </w:r>
      <w:r w:rsidR="005A2D50" w:rsidRPr="00D23107">
        <w:rPr>
          <w:rFonts w:cs="B Zar"/>
          <w:sz w:val="32"/>
          <w:szCs w:val="32"/>
          <w:rtl/>
        </w:rPr>
        <w:t>داده</w:t>
      </w:r>
      <w:r w:rsidR="005A2D50" w:rsidRPr="00D23107">
        <w:rPr>
          <w:rFonts w:cs="B Zar"/>
          <w:sz w:val="32"/>
          <w:szCs w:val="32"/>
        </w:rPr>
        <w:t>‌</w:t>
      </w:r>
      <w:r w:rsidR="005A2D50" w:rsidRPr="00D23107">
        <w:rPr>
          <w:rFonts w:cs="B Zar"/>
          <w:sz w:val="32"/>
          <w:szCs w:val="32"/>
          <w:rtl/>
        </w:rPr>
        <w:t>ها</w:t>
      </w:r>
      <w:r w:rsidR="005A2D50" w:rsidRPr="00D23107">
        <w:rPr>
          <w:rFonts w:cs="B Zar"/>
          <w:sz w:val="32"/>
          <w:szCs w:val="32"/>
        </w:rPr>
        <w:t xml:space="preserve"> </w:t>
      </w:r>
      <w:r w:rsidR="005A2D50" w:rsidRPr="00D23107">
        <w:rPr>
          <w:rFonts w:cs="B Zar"/>
          <w:sz w:val="32"/>
          <w:szCs w:val="32"/>
          <w:rtl/>
        </w:rPr>
        <w:t>از</w:t>
      </w:r>
      <w:r w:rsidR="005A2D50" w:rsidRPr="00D23107">
        <w:rPr>
          <w:rFonts w:cs="B Zar"/>
          <w:sz w:val="32"/>
          <w:szCs w:val="32"/>
        </w:rPr>
        <w:t xml:space="preserve"> </w:t>
      </w:r>
      <w:r w:rsidR="005A2D50" w:rsidRPr="00D23107">
        <w:rPr>
          <w:rFonts w:cs="B Zar"/>
          <w:sz w:val="32"/>
          <w:szCs w:val="32"/>
          <w:rtl/>
        </w:rPr>
        <w:t>نمودار</w:t>
      </w:r>
      <w:r w:rsidR="005A2D50" w:rsidRPr="00D23107">
        <w:rPr>
          <w:rFonts w:cs="B Zar"/>
          <w:sz w:val="32"/>
          <w:szCs w:val="32"/>
        </w:rPr>
        <w:t xml:space="preserve"> </w:t>
      </w:r>
      <w:r w:rsidR="005A2D50">
        <w:rPr>
          <w:rFonts w:cs="B Zar" w:hint="cs"/>
          <w:sz w:val="32"/>
          <w:szCs w:val="32"/>
          <w:rtl/>
        </w:rPr>
        <w:t xml:space="preserve"> </w:t>
      </w:r>
      <w:r w:rsidR="005A2D50">
        <w:rPr>
          <w:rFonts w:cs="B Zar"/>
          <w:sz w:val="32"/>
          <w:szCs w:val="32"/>
        </w:rPr>
        <w:t xml:space="preserve">  </w:t>
      </w:r>
      <w:r w:rsidR="005A2D50">
        <w:rPr>
          <w:rFonts w:cs="B Zar" w:hint="cs"/>
          <w:sz w:val="32"/>
          <w:szCs w:val="32"/>
          <w:rtl/>
          <w:lang w:bidi="fa-IR"/>
        </w:rPr>
        <w:t xml:space="preserve">  </w:t>
      </w:r>
      <w:r w:rsidR="005A2D50">
        <w:rPr>
          <w:rFonts w:ascii="Times New Roman" w:hAnsi="Times New Roman" w:cs="Times New Roman"/>
          <w:sz w:val="32"/>
          <w:szCs w:val="32"/>
        </w:rPr>
        <w:t>Count</w:t>
      </w:r>
      <w:r w:rsidR="005A2D50" w:rsidRPr="00D23107">
        <w:rPr>
          <w:rFonts w:ascii="Times New Roman" w:hAnsi="Times New Roman" w:cs="Times New Roman"/>
          <w:sz w:val="32"/>
          <w:szCs w:val="32"/>
        </w:rPr>
        <w:t>Plot</w:t>
      </w:r>
      <w:r w:rsidR="005A2D50" w:rsidRPr="00D23107">
        <w:rPr>
          <w:rFonts w:cs="B Zar"/>
          <w:sz w:val="32"/>
          <w:szCs w:val="32"/>
        </w:rPr>
        <w:t xml:space="preserve"> </w:t>
      </w:r>
      <w:r w:rsidR="005A2D50">
        <w:rPr>
          <w:rFonts w:cs="B Zar" w:hint="cs"/>
          <w:sz w:val="32"/>
          <w:szCs w:val="32"/>
          <w:rtl/>
        </w:rPr>
        <w:t xml:space="preserve"> </w:t>
      </w:r>
      <w:r w:rsidR="005A2D50" w:rsidRPr="00D23107">
        <w:rPr>
          <w:rFonts w:cs="B Zar"/>
          <w:sz w:val="32"/>
          <w:szCs w:val="32"/>
          <w:rtl/>
        </w:rPr>
        <w:t>استفاده</w:t>
      </w:r>
      <w:r w:rsidR="005A2D50" w:rsidRPr="00D23107">
        <w:rPr>
          <w:rFonts w:cs="B Zar"/>
          <w:sz w:val="32"/>
          <w:szCs w:val="32"/>
        </w:rPr>
        <w:t xml:space="preserve"> </w:t>
      </w:r>
      <w:r w:rsidR="005A2D50" w:rsidRPr="00D23107">
        <w:rPr>
          <w:rFonts w:cs="B Zar"/>
          <w:sz w:val="32"/>
          <w:szCs w:val="32"/>
          <w:rtl/>
        </w:rPr>
        <w:t>شده</w:t>
      </w:r>
      <w:r w:rsidR="005A2D50" w:rsidRPr="00D23107">
        <w:rPr>
          <w:rFonts w:cs="B Zar"/>
          <w:sz w:val="32"/>
          <w:szCs w:val="32"/>
        </w:rPr>
        <w:t xml:space="preserve"> </w:t>
      </w:r>
      <w:r w:rsidR="005A2D50" w:rsidRPr="00D23107">
        <w:rPr>
          <w:rFonts w:cs="B Zar"/>
          <w:sz w:val="32"/>
          <w:szCs w:val="32"/>
          <w:rtl/>
        </w:rPr>
        <w:t>است</w:t>
      </w:r>
      <w:r w:rsidR="005A2D50" w:rsidRPr="00D23107">
        <w:rPr>
          <w:rFonts w:cs="B Zar"/>
          <w:sz w:val="32"/>
          <w:szCs w:val="32"/>
        </w:rPr>
        <w:t>.</w:t>
      </w:r>
    </w:p>
    <w:p w:rsidR="003924BE" w:rsidRPr="003924BE" w:rsidRDefault="003924BE" w:rsidP="003924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D54EC" w:rsidRDefault="00DD3A3F" w:rsidP="00AE06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 w:rsidRPr="00D639E0">
        <w:rPr>
          <w:rFonts w:ascii="Times New Roman" w:eastAsia="Times New Roman" w:hAnsi="Times New Roman" w:cs="B Zar"/>
          <w:sz w:val="32"/>
          <w:szCs w:val="32"/>
          <w:rtl/>
        </w:rPr>
        <w:lastRenderedPageBreak/>
        <w:t>اگر داده‌ها نامتوازن باشند، عملکرد مدل کاهش می‌یابد</w:t>
      </w:r>
      <w:r w:rsidRPr="00D639E0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A3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کد</w:t>
      </w:r>
    </w:p>
    <w:p w:rsidR="00DD3A3F" w:rsidRDefault="005D54EC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4D4C151" wp14:editId="11090464">
            <wp:simplePos x="0" y="0"/>
            <wp:positionH relativeFrom="margin">
              <wp:posOffset>359923</wp:posOffset>
            </wp:positionH>
            <wp:positionV relativeFrom="paragraph">
              <wp:posOffset>62230</wp:posOffset>
            </wp:positionV>
            <wp:extent cx="5210175" cy="4463577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364" cy="4463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639E0" w:rsidRPr="00DD3A3F" w:rsidRDefault="00D639E0" w:rsidP="00D6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A3F" w:rsidRPr="00DD3A3F" w:rsidRDefault="00AE0608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DD3A3F" w:rsidRPr="00DD3A3F" w:rsidRDefault="00AE0608" w:rsidP="00AE0608">
      <w:pPr>
        <w:pStyle w:val="Heading1"/>
        <w:bidi/>
      </w:pPr>
      <w:r>
        <w:rPr>
          <w:rFonts w:hint="cs"/>
          <w:rtl/>
        </w:rPr>
        <w:t>ارتباط بین ویژگی‌ها و ستون‌ها</w:t>
      </w:r>
    </w:p>
    <w:p w:rsidR="00DD3A3F" w:rsidRPr="00D23107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23107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هدف</w:t>
      </w:r>
    </w:p>
    <w:p w:rsidR="00DD3A3F" w:rsidRPr="00D23107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23107">
        <w:rPr>
          <w:rFonts w:ascii="Times New Roman" w:eastAsia="Times New Roman" w:hAnsi="Times New Roman" w:cs="B Zar"/>
          <w:sz w:val="32"/>
          <w:szCs w:val="32"/>
          <w:rtl/>
        </w:rPr>
        <w:t>بررسی ارتباط ویژگی‌ها با متغیر هدف</w:t>
      </w:r>
      <w:r w:rsidRPr="00D23107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Default="00803F58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  <w:r>
        <w:rPr>
          <w:rFonts w:ascii="Times New Roman" w:eastAsia="Times New Roman" w:hAnsi="Times New Roman" w:cs="B Zar" w:hint="cs"/>
          <w:b/>
          <w:bCs/>
          <w:sz w:val="36"/>
          <w:szCs w:val="36"/>
          <w:rtl/>
        </w:rPr>
        <w:lastRenderedPageBreak/>
        <w:t>ارتباط بین</w:t>
      </w:r>
      <w:r w:rsidR="00D23107">
        <w:rPr>
          <w:rFonts w:ascii="Times New Roman" w:eastAsia="Times New Roman" w:hAnsi="Times New Roman" w:cs="B Zar" w:hint="cs"/>
          <w:b/>
          <w:bCs/>
          <w:sz w:val="36"/>
          <w:szCs w:val="36"/>
          <w:rtl/>
        </w:rPr>
        <w:t xml:space="preserve"> داده‌ها</w:t>
      </w:r>
    </w:p>
    <w:p w:rsidR="00951507" w:rsidRDefault="00951507" w:rsidP="00951507">
      <w:pPr>
        <w:pStyle w:val="BodyText"/>
        <w:bidi/>
        <w:rPr>
          <w:rtl/>
        </w:rPr>
      </w:pPr>
    </w:p>
    <w:p w:rsidR="00D639E0" w:rsidRPr="00951507" w:rsidRDefault="00803F58" w:rsidP="00D639E0">
      <w:pPr>
        <w:pStyle w:val="BodyText"/>
        <w:bidi/>
      </w:pPr>
      <w:r>
        <w:rPr>
          <w:noProof/>
        </w:rPr>
        <w:drawing>
          <wp:inline distT="0" distB="0" distL="0" distR="0" wp14:anchorId="629016CF" wp14:editId="4CC7E834">
            <wp:extent cx="5943600" cy="4279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E7B" w:rsidRPr="000A6E7B" w:rsidRDefault="000A6E7B" w:rsidP="000A6E7B">
      <w:pPr>
        <w:pStyle w:val="FirstParagraph"/>
        <w:bidi/>
        <w:rPr>
          <w:rFonts w:cs="B Zar"/>
          <w:sz w:val="32"/>
          <w:szCs w:val="32"/>
        </w:rPr>
      </w:pPr>
      <w:r w:rsidRPr="000A6E7B">
        <w:rPr>
          <w:rFonts w:asciiTheme="majorBidi" w:hAnsiTheme="majorBidi" w:cstheme="majorBidi"/>
          <w:sz w:val="32"/>
          <w:szCs w:val="32"/>
        </w:rPr>
        <w:t>Heatmap</w:t>
      </w:r>
      <w:r w:rsidRPr="000A6E7B">
        <w:rPr>
          <w:rFonts w:cs="B Zar"/>
          <w:sz w:val="32"/>
          <w:szCs w:val="32"/>
        </w:rPr>
        <w:t xml:space="preserve"> </w:t>
      </w:r>
      <w:r>
        <w:rPr>
          <w:rFonts w:cs="B Zar" w:hint="cs"/>
          <w:sz w:val="32"/>
          <w:szCs w:val="32"/>
          <w:rtl/>
        </w:rPr>
        <w:t xml:space="preserve"> </w:t>
      </w:r>
      <w:r w:rsidRPr="000A6E7B">
        <w:rPr>
          <w:rFonts w:cs="B Zar"/>
          <w:sz w:val="32"/>
          <w:szCs w:val="32"/>
          <w:rtl/>
        </w:rPr>
        <w:t>روابط</w:t>
      </w:r>
      <w:r w:rsidRPr="000A6E7B">
        <w:rPr>
          <w:rFonts w:cs="B Zar"/>
          <w:sz w:val="32"/>
          <w:szCs w:val="32"/>
        </w:rPr>
        <w:t xml:space="preserve"> </w:t>
      </w:r>
      <w:r w:rsidRPr="000A6E7B">
        <w:rPr>
          <w:rFonts w:cs="B Zar"/>
          <w:sz w:val="32"/>
          <w:szCs w:val="32"/>
          <w:rtl/>
        </w:rPr>
        <w:t>بین</w:t>
      </w:r>
      <w:r w:rsidRPr="000A6E7B">
        <w:rPr>
          <w:rFonts w:cs="B Zar"/>
          <w:sz w:val="32"/>
          <w:szCs w:val="32"/>
        </w:rPr>
        <w:t xml:space="preserve"> </w:t>
      </w:r>
      <w:r w:rsidRPr="000A6E7B">
        <w:rPr>
          <w:rFonts w:cs="B Zar"/>
          <w:sz w:val="32"/>
          <w:szCs w:val="32"/>
          <w:rtl/>
        </w:rPr>
        <w:t>تمامی</w:t>
      </w:r>
      <w:r w:rsidRPr="000A6E7B">
        <w:rPr>
          <w:rFonts w:cs="B Zar"/>
          <w:sz w:val="32"/>
          <w:szCs w:val="32"/>
        </w:rPr>
        <w:t xml:space="preserve"> </w:t>
      </w:r>
      <w:r w:rsidRPr="000A6E7B">
        <w:rPr>
          <w:rFonts w:cs="B Zar"/>
          <w:sz w:val="32"/>
          <w:szCs w:val="32"/>
          <w:rtl/>
        </w:rPr>
        <w:t>ویژگی</w:t>
      </w:r>
      <w:r w:rsidRPr="000A6E7B">
        <w:rPr>
          <w:rFonts w:cs="B Zar"/>
          <w:sz w:val="32"/>
          <w:szCs w:val="32"/>
        </w:rPr>
        <w:t>‌</w:t>
      </w:r>
      <w:r w:rsidRPr="000A6E7B">
        <w:rPr>
          <w:rFonts w:cs="B Zar"/>
          <w:sz w:val="32"/>
          <w:szCs w:val="32"/>
          <w:rtl/>
        </w:rPr>
        <w:t>ها</w:t>
      </w:r>
      <w:r w:rsidRPr="000A6E7B">
        <w:rPr>
          <w:rFonts w:cs="B Zar"/>
          <w:sz w:val="32"/>
          <w:szCs w:val="32"/>
        </w:rPr>
        <w:t xml:space="preserve"> </w:t>
      </w:r>
      <w:r w:rsidRPr="000A6E7B">
        <w:rPr>
          <w:rFonts w:cs="B Zar"/>
          <w:sz w:val="32"/>
          <w:szCs w:val="32"/>
          <w:rtl/>
        </w:rPr>
        <w:t>را</w:t>
      </w:r>
      <w:r w:rsidRPr="000A6E7B">
        <w:rPr>
          <w:rFonts w:cs="B Zar"/>
          <w:sz w:val="32"/>
          <w:szCs w:val="32"/>
        </w:rPr>
        <w:t xml:space="preserve"> </w:t>
      </w:r>
      <w:r w:rsidRPr="000A6E7B">
        <w:rPr>
          <w:rFonts w:cs="B Zar"/>
          <w:sz w:val="32"/>
          <w:szCs w:val="32"/>
          <w:rtl/>
        </w:rPr>
        <w:t>نمایش</w:t>
      </w:r>
      <w:r w:rsidRPr="000A6E7B">
        <w:rPr>
          <w:rFonts w:cs="B Zar"/>
          <w:sz w:val="32"/>
          <w:szCs w:val="32"/>
        </w:rPr>
        <w:t xml:space="preserve"> </w:t>
      </w:r>
      <w:r w:rsidRPr="000A6E7B">
        <w:rPr>
          <w:rFonts w:cs="B Zar"/>
          <w:sz w:val="32"/>
          <w:szCs w:val="32"/>
          <w:rtl/>
        </w:rPr>
        <w:t>می</w:t>
      </w:r>
      <w:r w:rsidRPr="000A6E7B">
        <w:rPr>
          <w:rFonts w:cs="B Zar"/>
          <w:sz w:val="32"/>
          <w:szCs w:val="32"/>
        </w:rPr>
        <w:t>‌</w:t>
      </w:r>
      <w:r w:rsidRPr="000A6E7B">
        <w:rPr>
          <w:rFonts w:cs="B Zar"/>
          <w:sz w:val="32"/>
          <w:szCs w:val="32"/>
          <w:rtl/>
        </w:rPr>
        <w:t>دهد</w:t>
      </w:r>
      <w:r w:rsidRPr="000A6E7B">
        <w:rPr>
          <w:rFonts w:cs="B Zar"/>
          <w:sz w:val="32"/>
          <w:szCs w:val="32"/>
        </w:rPr>
        <w:t>.</w:t>
      </w:r>
    </w:p>
    <w:tbl>
      <w:tblPr>
        <w:tblStyle w:val="GridTable6Colorful-Accent1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6E7B" w:rsidTr="000A6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A6E7B" w:rsidRDefault="000A6E7B" w:rsidP="000A6E7B">
            <w:pPr>
              <w:bidi/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B Zar"/>
                <w:sz w:val="32"/>
                <w:szCs w:val="32"/>
                <w:rtl/>
              </w:rPr>
            </w:pPr>
            <w:r>
              <w:rPr>
                <w:rFonts w:ascii="Times New Roman" w:eastAsia="Times New Roman" w:hAnsi="Times New Roman" w:cs="B Zar" w:hint="cs"/>
                <w:sz w:val="32"/>
                <w:szCs w:val="32"/>
                <w:rtl/>
              </w:rPr>
              <w:t>ارتباط مستقیم</w:t>
            </w:r>
          </w:p>
        </w:tc>
        <w:tc>
          <w:tcPr>
            <w:tcW w:w="3117" w:type="dxa"/>
          </w:tcPr>
          <w:p w:rsidR="000A6E7B" w:rsidRDefault="000A6E7B" w:rsidP="000A6E7B">
            <w:pPr>
              <w:bidi/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sz w:val="32"/>
                <w:szCs w:val="32"/>
                <w:rtl/>
              </w:rPr>
            </w:pPr>
            <w:r>
              <w:rPr>
                <w:rFonts w:ascii="Times New Roman" w:eastAsia="Times New Roman" w:hAnsi="Times New Roman" w:cs="B Zar" w:hint="cs"/>
                <w:sz w:val="32"/>
                <w:szCs w:val="32"/>
                <w:rtl/>
              </w:rPr>
              <w:t>ارتباط معکوس</w:t>
            </w:r>
          </w:p>
        </w:tc>
        <w:tc>
          <w:tcPr>
            <w:tcW w:w="3117" w:type="dxa"/>
          </w:tcPr>
          <w:p w:rsidR="000A6E7B" w:rsidRDefault="000A6E7B" w:rsidP="000A6E7B">
            <w:pPr>
              <w:bidi/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sz w:val="32"/>
                <w:szCs w:val="32"/>
                <w:rtl/>
              </w:rPr>
            </w:pPr>
            <w:r>
              <w:rPr>
                <w:rFonts w:ascii="Times New Roman" w:eastAsia="Times New Roman" w:hAnsi="Times New Roman" w:cs="B Zar" w:hint="cs"/>
                <w:sz w:val="32"/>
                <w:szCs w:val="32"/>
                <w:rtl/>
              </w:rPr>
              <w:t>بدون ارتباط</w:t>
            </w:r>
          </w:p>
        </w:tc>
      </w:tr>
      <w:tr w:rsidR="000A6E7B" w:rsidTr="000A6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A6E7B" w:rsidRPr="000A6E7B" w:rsidRDefault="000A6E7B" w:rsidP="000A6E7B">
            <w:pPr>
              <w:tabs>
                <w:tab w:val="left" w:pos="924"/>
              </w:tabs>
              <w:bidi/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B Zar"/>
                <w:sz w:val="28"/>
                <w:szCs w:val="28"/>
              </w:rPr>
            </w:pPr>
            <w:r w:rsidRPr="000A6E7B">
              <w:rPr>
                <w:rFonts w:ascii="Times New Roman" w:eastAsia="Times New Roman" w:hAnsi="Times New Roman" w:cs="B Zar" w:hint="cs"/>
                <w:sz w:val="28"/>
                <w:szCs w:val="28"/>
                <w:rtl/>
              </w:rPr>
              <w:t>کوچک تر از صفر</w:t>
            </w:r>
          </w:p>
        </w:tc>
        <w:tc>
          <w:tcPr>
            <w:tcW w:w="3117" w:type="dxa"/>
          </w:tcPr>
          <w:p w:rsidR="000A6E7B" w:rsidRPr="000A6E7B" w:rsidRDefault="000A6E7B" w:rsidP="000A6E7B">
            <w:pPr>
              <w:bidi/>
              <w:spacing w:before="100" w:beforeAutospacing="1" w:after="100" w:afterAutospacing="1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sz w:val="28"/>
                <w:szCs w:val="28"/>
                <w:rtl/>
              </w:rPr>
            </w:pPr>
            <w:r w:rsidRPr="000A6E7B">
              <w:rPr>
                <w:rFonts w:ascii="Times New Roman" w:eastAsia="Times New Roman" w:hAnsi="Times New Roman" w:cs="B Zar" w:hint="cs"/>
                <w:b/>
                <w:bCs/>
                <w:sz w:val="28"/>
                <w:szCs w:val="28"/>
                <w:rtl/>
              </w:rPr>
              <w:t>بزرگ تر از</w:t>
            </w:r>
            <w:r w:rsidRPr="000A6E7B">
              <w:rPr>
                <w:rFonts w:ascii="Times New Roman" w:eastAsia="Times New Roman" w:hAnsi="Times New Roman" w:cs="B Zar" w:hint="cs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eastAsia="Times New Roman" w:hAnsi="Times New Roman" w:cs="B Zar" w:hint="cs"/>
                <w:b/>
                <w:bCs/>
                <w:sz w:val="28"/>
                <w:szCs w:val="28"/>
                <w:rtl/>
              </w:rPr>
              <w:t>صفر</w:t>
            </w:r>
          </w:p>
        </w:tc>
        <w:tc>
          <w:tcPr>
            <w:tcW w:w="3117" w:type="dxa"/>
          </w:tcPr>
          <w:p w:rsidR="000A6E7B" w:rsidRPr="000A6E7B" w:rsidRDefault="000A6E7B" w:rsidP="000A6E7B">
            <w:pPr>
              <w:bidi/>
              <w:spacing w:before="100" w:beforeAutospacing="1" w:after="100" w:afterAutospacing="1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b/>
                <w:bCs/>
                <w:sz w:val="28"/>
                <w:szCs w:val="28"/>
                <w:rtl/>
              </w:rPr>
            </w:pPr>
            <w:r w:rsidRPr="000A6E7B">
              <w:rPr>
                <w:rFonts w:ascii="Times New Roman" w:eastAsia="Times New Roman" w:hAnsi="Times New Roman" w:cs="B Zar" w:hint="cs"/>
                <w:b/>
                <w:bCs/>
                <w:sz w:val="28"/>
                <w:szCs w:val="28"/>
                <w:rtl/>
              </w:rPr>
              <w:t>مساوی صفر</w:t>
            </w:r>
          </w:p>
        </w:tc>
      </w:tr>
    </w:tbl>
    <w:p w:rsidR="000A6E7B" w:rsidRDefault="000A6E7B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sz w:val="32"/>
          <w:szCs w:val="32"/>
          <w:rtl/>
        </w:rPr>
      </w:pPr>
    </w:p>
    <w:p w:rsidR="00DD3A3F" w:rsidRPr="00DC6244" w:rsidRDefault="00DD3A3F" w:rsidP="000A6E7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  <w:r w:rsidRPr="00DC6244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کد</w:t>
      </w:r>
    </w:p>
    <w:p w:rsidR="00085B63" w:rsidRDefault="000164E0" w:rsidP="000164E0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>
        <w:rPr>
          <w:noProof/>
        </w:rPr>
        <w:drawing>
          <wp:inline distT="0" distB="0" distL="0" distR="0" wp14:anchorId="09346D7A" wp14:editId="524ADEC4">
            <wp:extent cx="4063447" cy="8073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0841" cy="81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3F" w:rsidRPr="000164E0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0164E0">
        <w:rPr>
          <w:rFonts w:ascii="Times New Roman" w:eastAsia="Times New Roman" w:hAnsi="Times New Roman" w:cs="B Zar"/>
          <w:sz w:val="32"/>
          <w:szCs w:val="32"/>
          <w:rtl/>
        </w:rPr>
        <w:t>شدت رنگ نشان‌دهنده میزان همبستگی است</w:t>
      </w:r>
      <w:r w:rsidRPr="000164E0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DD3A3F" w:rsidRDefault="00AE0608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DD3A3F" w:rsidRPr="00AE0608" w:rsidRDefault="00AE0608" w:rsidP="00AE0608">
      <w:pPr>
        <w:pStyle w:val="Heading1"/>
        <w:bidi/>
        <w:rPr>
          <w:rFonts w:cs="B Zar"/>
          <w:sz w:val="40"/>
          <w:szCs w:val="40"/>
        </w:rPr>
      </w:pPr>
      <w:r w:rsidRPr="00AE0608">
        <w:rPr>
          <w:rFonts w:cs="B Zar" w:hint="cs"/>
          <w:sz w:val="40"/>
          <w:szCs w:val="40"/>
          <w:rtl/>
        </w:rPr>
        <w:t>تعیین ورودی و خروجی</w:t>
      </w:r>
    </w:p>
    <w:p w:rsidR="00DD3A3F" w:rsidRPr="00DC6244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C6244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مفهوم</w:t>
      </w:r>
    </w:p>
    <w:p w:rsidR="00DD3A3F" w:rsidRPr="00E05F54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E05F54">
        <w:rPr>
          <w:rFonts w:ascii="Times New Roman" w:eastAsia="Times New Roman" w:hAnsi="Times New Roman" w:cs="B Zar"/>
          <w:sz w:val="32"/>
          <w:szCs w:val="32"/>
          <w:rtl/>
        </w:rPr>
        <w:t>در یادگیری نظارت‌شده</w:t>
      </w:r>
      <w:r w:rsidRPr="00E05F54">
        <w:rPr>
          <w:rFonts w:ascii="Times New Roman" w:eastAsia="Times New Roman" w:hAnsi="Times New Roman" w:cs="B Zar"/>
          <w:sz w:val="32"/>
          <w:szCs w:val="32"/>
        </w:rPr>
        <w:t>:</w:t>
      </w:r>
    </w:p>
    <w:p w:rsidR="00E05F54" w:rsidRPr="00E05F54" w:rsidRDefault="00E05F54" w:rsidP="00E05F54">
      <w:pPr>
        <w:pStyle w:val="Compact"/>
        <w:numPr>
          <w:ilvl w:val="0"/>
          <w:numId w:val="15"/>
        </w:numPr>
        <w:bidi/>
        <w:rPr>
          <w:rFonts w:cs="B Zar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05F54">
        <w:rPr>
          <w:rFonts w:ascii="Times New Roman" w:hAnsi="Times New Roman" w:cs="Times New Roman"/>
          <w:sz w:val="32"/>
          <w:szCs w:val="32"/>
        </w:rPr>
        <w:t>X</w:t>
      </w:r>
      <w:r w:rsidRPr="00E05F54">
        <w:rPr>
          <w:rFonts w:cs="B Zar"/>
          <w:sz w:val="32"/>
          <w:szCs w:val="32"/>
        </w:rPr>
        <w:t xml:space="preserve"> </w:t>
      </w:r>
      <w:r w:rsidRPr="00E05F54">
        <w:rPr>
          <w:rFonts w:cs="B Zar"/>
          <w:sz w:val="32"/>
          <w:szCs w:val="32"/>
          <w:rtl/>
        </w:rPr>
        <w:t>شامل</w:t>
      </w:r>
      <w:r w:rsidRPr="00E05F54">
        <w:rPr>
          <w:rFonts w:cs="B Zar"/>
          <w:sz w:val="32"/>
          <w:szCs w:val="32"/>
        </w:rPr>
        <w:t xml:space="preserve"> </w:t>
      </w:r>
      <w:r w:rsidRPr="00E05F54">
        <w:rPr>
          <w:rFonts w:cs="B Zar"/>
          <w:sz w:val="32"/>
          <w:szCs w:val="32"/>
          <w:rtl/>
        </w:rPr>
        <w:t>ویژگی</w:t>
      </w:r>
      <w:r w:rsidRPr="00E05F54">
        <w:rPr>
          <w:rFonts w:cs="B Zar"/>
          <w:sz w:val="32"/>
          <w:szCs w:val="32"/>
        </w:rPr>
        <w:t>‌</w:t>
      </w:r>
      <w:r w:rsidRPr="00E05F54">
        <w:rPr>
          <w:rFonts w:cs="B Zar"/>
          <w:sz w:val="32"/>
          <w:szCs w:val="32"/>
          <w:rtl/>
        </w:rPr>
        <w:t>های</w:t>
      </w:r>
      <w:r w:rsidRPr="00E05F54">
        <w:rPr>
          <w:rFonts w:cs="B Zar"/>
          <w:sz w:val="32"/>
          <w:szCs w:val="32"/>
        </w:rPr>
        <w:t xml:space="preserve"> </w:t>
      </w:r>
      <w:r w:rsidRPr="00E05F54">
        <w:rPr>
          <w:rFonts w:cs="B Zar"/>
          <w:sz w:val="32"/>
          <w:szCs w:val="32"/>
          <w:rtl/>
        </w:rPr>
        <w:t>ورودی</w:t>
      </w:r>
      <w:r w:rsidRPr="00E05F54">
        <w:rPr>
          <w:rFonts w:cs="B Zar"/>
          <w:sz w:val="32"/>
          <w:szCs w:val="32"/>
        </w:rPr>
        <w:t xml:space="preserve"> </w:t>
      </w:r>
      <w:r w:rsidRPr="00E05F54">
        <w:rPr>
          <w:rFonts w:cs="B Zar"/>
          <w:sz w:val="32"/>
          <w:szCs w:val="32"/>
          <w:rtl/>
        </w:rPr>
        <w:t>است</w:t>
      </w:r>
      <w:r w:rsidRPr="00E05F54">
        <w:rPr>
          <w:rFonts w:cs="B Zar"/>
          <w:sz w:val="32"/>
          <w:szCs w:val="32"/>
        </w:rPr>
        <w:t>.</w:t>
      </w:r>
    </w:p>
    <w:p w:rsidR="00E05F54" w:rsidRPr="00E05F54" w:rsidRDefault="00E05F54" w:rsidP="00E05F54">
      <w:pPr>
        <w:pStyle w:val="Compact"/>
        <w:numPr>
          <w:ilvl w:val="0"/>
          <w:numId w:val="15"/>
        </w:numPr>
        <w:bidi/>
        <w:rPr>
          <w:rFonts w:cs="B Zar"/>
          <w:sz w:val="32"/>
          <w:szCs w:val="32"/>
        </w:rPr>
      </w:pPr>
      <w:r w:rsidRPr="00E05F54">
        <w:rPr>
          <w:rFonts w:ascii="Times New Roman" w:hAnsi="Times New Roman" w:cs="Times New Roman"/>
          <w:sz w:val="32"/>
          <w:szCs w:val="32"/>
        </w:rPr>
        <w:t>Y</w:t>
      </w:r>
      <w:r w:rsidRPr="00E05F54">
        <w:rPr>
          <w:rFonts w:cs="B Zar"/>
          <w:sz w:val="32"/>
          <w:szCs w:val="32"/>
        </w:rPr>
        <w:t xml:space="preserve"> </w:t>
      </w:r>
      <w:r w:rsidRPr="00E05F54">
        <w:rPr>
          <w:rFonts w:cs="B Zar"/>
          <w:sz w:val="32"/>
          <w:szCs w:val="32"/>
          <w:rtl/>
        </w:rPr>
        <w:t>شامل</w:t>
      </w:r>
      <w:r w:rsidRPr="00E05F54">
        <w:rPr>
          <w:rFonts w:cs="B Zar"/>
          <w:sz w:val="32"/>
          <w:szCs w:val="32"/>
        </w:rPr>
        <w:t xml:space="preserve"> </w:t>
      </w:r>
      <w:r w:rsidRPr="00E05F54">
        <w:rPr>
          <w:rFonts w:cs="B Zar"/>
          <w:sz w:val="32"/>
          <w:szCs w:val="32"/>
          <w:rtl/>
        </w:rPr>
        <w:t>نمره</w:t>
      </w:r>
      <w:r w:rsidRPr="00E05F54">
        <w:rPr>
          <w:rFonts w:cs="B Zar"/>
          <w:sz w:val="32"/>
          <w:szCs w:val="32"/>
        </w:rPr>
        <w:t xml:space="preserve"> </w:t>
      </w:r>
      <w:r w:rsidRPr="00E05F54">
        <w:rPr>
          <w:rFonts w:cs="B Zar"/>
          <w:sz w:val="32"/>
          <w:szCs w:val="32"/>
          <w:rtl/>
        </w:rPr>
        <w:t>نهایی</w:t>
      </w:r>
      <w:r w:rsidRPr="00E05F54">
        <w:rPr>
          <w:rFonts w:cs="B Zar"/>
          <w:sz w:val="32"/>
          <w:szCs w:val="32"/>
        </w:rPr>
        <w:t xml:space="preserve"> </w:t>
      </w:r>
      <w:r w:rsidRPr="00E05F54">
        <w:rPr>
          <w:rFonts w:cs="B Zar"/>
          <w:sz w:val="32"/>
          <w:szCs w:val="32"/>
          <w:rtl/>
        </w:rPr>
        <w:t>دانش</w:t>
      </w:r>
      <w:r w:rsidRPr="00E05F54">
        <w:rPr>
          <w:rFonts w:cs="B Zar"/>
          <w:sz w:val="32"/>
          <w:szCs w:val="32"/>
        </w:rPr>
        <w:t>‌</w:t>
      </w:r>
      <w:r w:rsidRPr="00E05F54">
        <w:rPr>
          <w:rFonts w:cs="B Zar"/>
          <w:sz w:val="32"/>
          <w:szCs w:val="32"/>
          <w:rtl/>
        </w:rPr>
        <w:t>آموزان</w:t>
      </w:r>
      <w:r w:rsidRPr="00E05F54">
        <w:rPr>
          <w:rFonts w:cs="B Zar"/>
          <w:sz w:val="32"/>
          <w:szCs w:val="32"/>
        </w:rPr>
        <w:t xml:space="preserve"> </w:t>
      </w:r>
      <w:r w:rsidRPr="00E05F54">
        <w:rPr>
          <w:rFonts w:asciiTheme="majorBidi" w:hAnsiTheme="majorBidi" w:cstheme="majorBidi"/>
          <w:sz w:val="32"/>
          <w:szCs w:val="32"/>
        </w:rPr>
        <w:t xml:space="preserve">(G3) </w:t>
      </w:r>
      <w:r w:rsidRPr="00E05F54">
        <w:rPr>
          <w:rFonts w:cs="B Zar"/>
          <w:sz w:val="32"/>
          <w:szCs w:val="32"/>
          <w:rtl/>
        </w:rPr>
        <w:t>است</w:t>
      </w:r>
      <w:r w:rsidRPr="00E05F54">
        <w:rPr>
          <w:rFonts w:cs="B Zar"/>
          <w:sz w:val="32"/>
          <w:szCs w:val="32"/>
        </w:rPr>
        <w:t>.</w:t>
      </w:r>
    </w:p>
    <w:p w:rsidR="00DD3A3F" w:rsidRPr="00DC6244" w:rsidRDefault="00FD0D85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C6244">
        <w:rPr>
          <w:rFonts w:cs="B Zar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6A5E84A" wp14:editId="15CD3773">
            <wp:simplePos x="0" y="0"/>
            <wp:positionH relativeFrom="column">
              <wp:posOffset>1886833</wp:posOffset>
            </wp:positionH>
            <wp:positionV relativeFrom="paragraph">
              <wp:posOffset>342522</wp:posOffset>
            </wp:positionV>
            <wp:extent cx="2636653" cy="807396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653" cy="80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A3F" w:rsidRPr="00DC6244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کد</w:t>
      </w:r>
    </w:p>
    <w:p w:rsidR="00FD0D85" w:rsidRDefault="00FD0D85" w:rsidP="00FD0D8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D0D85" w:rsidRDefault="00FD0D85" w:rsidP="00FD0D8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D0D85" w:rsidRPr="001B6645" w:rsidRDefault="001B6645" w:rsidP="001B6645">
      <w:pPr>
        <w:pStyle w:val="FirstParagraph"/>
        <w:bidi/>
        <w:rPr>
          <w:rFonts w:cs="B Zar"/>
          <w:sz w:val="32"/>
          <w:szCs w:val="32"/>
        </w:rPr>
      </w:pPr>
      <w:r w:rsidRPr="001B6645">
        <w:rPr>
          <w:rFonts w:ascii="Times New Roman" w:hAnsi="Times New Roman" w:cs="Times New Roman"/>
          <w:sz w:val="32"/>
          <w:szCs w:val="32"/>
        </w:rPr>
        <w:t>80</w:t>
      </w:r>
      <w:r w:rsidRPr="001B6645">
        <w:rPr>
          <w:rFonts w:cs="B Zar"/>
          <w:sz w:val="32"/>
          <w:szCs w:val="32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Pr="001B6645">
        <w:rPr>
          <w:rFonts w:cs="B Zar"/>
          <w:sz w:val="32"/>
          <w:szCs w:val="32"/>
          <w:rtl/>
        </w:rPr>
        <w:t>درصد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cs="B Zar"/>
          <w:sz w:val="32"/>
          <w:szCs w:val="32"/>
          <w:rtl/>
        </w:rPr>
        <w:t>داده</w:t>
      </w:r>
      <w:r w:rsidRPr="001B6645">
        <w:rPr>
          <w:rFonts w:cs="B Zar"/>
          <w:sz w:val="32"/>
          <w:szCs w:val="32"/>
        </w:rPr>
        <w:t>‌</w:t>
      </w:r>
      <w:r w:rsidRPr="001B6645">
        <w:rPr>
          <w:rFonts w:cs="B Zar"/>
          <w:sz w:val="32"/>
          <w:szCs w:val="32"/>
          <w:rtl/>
        </w:rPr>
        <w:t>ها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cs="B Zar"/>
          <w:sz w:val="32"/>
          <w:szCs w:val="32"/>
          <w:rtl/>
        </w:rPr>
        <w:t>برای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cs="B Zar"/>
          <w:sz w:val="32"/>
          <w:szCs w:val="32"/>
          <w:rtl/>
        </w:rPr>
        <w:t>آموزش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cs="B Zar"/>
          <w:sz w:val="32"/>
          <w:szCs w:val="32"/>
          <w:rtl/>
        </w:rPr>
        <w:t>و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asciiTheme="majorBidi" w:hAnsiTheme="majorBidi" w:cstheme="majorBidi"/>
          <w:sz w:val="32"/>
          <w:szCs w:val="32"/>
        </w:rPr>
        <w:t>20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cs="B Zar"/>
          <w:sz w:val="32"/>
          <w:szCs w:val="32"/>
          <w:rtl/>
        </w:rPr>
        <w:t>درصد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cs="B Zar"/>
          <w:sz w:val="32"/>
          <w:szCs w:val="32"/>
          <w:rtl/>
        </w:rPr>
        <w:t>برای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cs="B Zar"/>
          <w:sz w:val="32"/>
          <w:szCs w:val="32"/>
          <w:rtl/>
        </w:rPr>
        <w:t>آزمون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cs="B Zar"/>
          <w:sz w:val="32"/>
          <w:szCs w:val="32"/>
          <w:rtl/>
        </w:rPr>
        <w:t>استفاده</w:t>
      </w:r>
      <w:r w:rsidRPr="001B6645">
        <w:rPr>
          <w:rFonts w:cs="B Zar"/>
          <w:sz w:val="32"/>
          <w:szCs w:val="32"/>
        </w:rPr>
        <w:t xml:space="preserve"> </w:t>
      </w:r>
      <w:r w:rsidRPr="001B6645">
        <w:rPr>
          <w:rFonts w:cs="B Zar"/>
          <w:sz w:val="32"/>
          <w:szCs w:val="32"/>
          <w:rtl/>
        </w:rPr>
        <w:t>شدند</w:t>
      </w:r>
      <w:r w:rsidRPr="001B6645">
        <w:rPr>
          <w:rFonts w:cs="B Zar"/>
          <w:sz w:val="32"/>
          <w:szCs w:val="32"/>
        </w:rPr>
        <w:t>.</w:t>
      </w:r>
    </w:p>
    <w:p w:rsidR="001B6645" w:rsidRPr="00DC6244" w:rsidRDefault="001B6645" w:rsidP="001B66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C6244">
        <w:rPr>
          <w:rFonts w:cs="B Zar"/>
          <w:noProof/>
        </w:rPr>
        <w:drawing>
          <wp:anchor distT="0" distB="0" distL="114300" distR="114300" simplePos="0" relativeHeight="251678720" behindDoc="0" locked="0" layoutInCell="1" allowOverlap="1" wp14:anchorId="44E68022" wp14:editId="59CE6FA4">
            <wp:simplePos x="0" y="0"/>
            <wp:positionH relativeFrom="column">
              <wp:posOffset>-485113</wp:posOffset>
            </wp:positionH>
            <wp:positionV relativeFrom="paragraph">
              <wp:posOffset>387525</wp:posOffset>
            </wp:positionV>
            <wp:extent cx="6501320" cy="650132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320" cy="65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6244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کد</w:t>
      </w:r>
    </w:p>
    <w:p w:rsidR="00FD0D85" w:rsidRDefault="00FD0D85" w:rsidP="000F6DA2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1B6645" w:rsidRDefault="001B6645" w:rsidP="001B6645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1B6645" w:rsidRDefault="001B6645" w:rsidP="001B6645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D3A3F" w:rsidRPr="00DD3A3F" w:rsidRDefault="00AE0608" w:rsidP="00FD0D85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DD3A3F" w:rsidRPr="00DD3A3F" w:rsidRDefault="00AE0608" w:rsidP="00AE0608">
      <w:pPr>
        <w:pStyle w:val="Heading1"/>
        <w:bidi/>
      </w:pPr>
      <w:r w:rsidRPr="00AE0608">
        <w:rPr>
          <w:rFonts w:cs="B Zar" w:hint="cs"/>
          <w:sz w:val="40"/>
          <w:szCs w:val="40"/>
          <w:rtl/>
        </w:rPr>
        <w:t>فرآیند</w:t>
      </w:r>
      <w:r w:rsidRPr="00AE0608">
        <w:rPr>
          <w:rFonts w:hint="cs"/>
          <w:sz w:val="40"/>
          <w:szCs w:val="40"/>
          <w:rtl/>
        </w:rPr>
        <w:t xml:space="preserve"> </w:t>
      </w:r>
      <w:r w:rsidR="00DD3A3F" w:rsidRPr="00AE0608">
        <w:rPr>
          <w:sz w:val="40"/>
          <w:szCs w:val="40"/>
        </w:rPr>
        <w:t>Polynomial Preprocessing</w:t>
      </w:r>
    </w:p>
    <w:p w:rsidR="00DD3A3F" w:rsidRPr="00DC6244" w:rsidRDefault="00DD3A3F" w:rsidP="00DD3A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C6244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هدف</w:t>
      </w:r>
    </w:p>
    <w:p w:rsidR="00DC6244" w:rsidRPr="00DC6244" w:rsidRDefault="00DC6244" w:rsidP="00DC62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C6244">
        <w:rPr>
          <w:rFonts w:ascii="Times New Roman" w:eastAsia="Times New Roman" w:hAnsi="Times New Roman" w:cs="B Zar" w:hint="cs"/>
          <w:sz w:val="32"/>
          <w:szCs w:val="32"/>
          <w:rtl/>
        </w:rPr>
        <w:t xml:space="preserve">ویژگی‌های جدیدی از ویژگی‌های اصلی ایجاد می‌کند و باعث </w:t>
      </w:r>
      <w:r w:rsidRPr="00DC6244">
        <w:rPr>
          <w:rFonts w:ascii="Times New Roman" w:eastAsia="Times New Roman" w:hAnsi="Times New Roman" w:cs="B Zar"/>
          <w:sz w:val="32"/>
          <w:szCs w:val="32"/>
          <w:rtl/>
        </w:rPr>
        <w:t>ایجاد روابط غیرخطی بین ویژگی‌ها</w:t>
      </w:r>
      <w:r w:rsidRPr="00DC6244">
        <w:rPr>
          <w:rFonts w:ascii="Times New Roman" w:eastAsia="Times New Roman" w:hAnsi="Times New Roman" w:cs="B Zar" w:hint="cs"/>
          <w:sz w:val="32"/>
          <w:szCs w:val="32"/>
          <w:rtl/>
        </w:rPr>
        <w:t xml:space="preserve"> می‌شود.</w:t>
      </w:r>
    </w:p>
    <w:p w:rsidR="00DC6244" w:rsidRPr="00DC6244" w:rsidRDefault="00DC6244" w:rsidP="00DC62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32"/>
          <w:szCs w:val="32"/>
        </w:rPr>
      </w:pPr>
      <w:r w:rsidRPr="00DC6244">
        <w:rPr>
          <w:rFonts w:ascii="Times New Roman" w:eastAsia="Times New Roman" w:hAnsi="Times New Roman" w:cs="Times New Roman"/>
          <w:color w:val="FFA657"/>
          <w:sz w:val="32"/>
          <w:szCs w:val="32"/>
        </w:rPr>
        <w:t>poly_converter</w:t>
      </w:r>
      <w:r w:rsidRPr="00DC6244">
        <w:rPr>
          <w:rFonts w:ascii="Times New Roman" w:eastAsia="Times New Roman" w:hAnsi="Times New Roman" w:cs="Times New Roman"/>
          <w:color w:val="D4D4D4"/>
          <w:sz w:val="32"/>
          <w:szCs w:val="32"/>
        </w:rPr>
        <w:t>=</w:t>
      </w:r>
      <w:r w:rsidRPr="00DC6244">
        <w:rPr>
          <w:rFonts w:ascii="Times New Roman" w:eastAsia="Times New Roman" w:hAnsi="Times New Roman" w:cs="Times New Roman"/>
          <w:color w:val="4EC9B0"/>
          <w:sz w:val="32"/>
          <w:szCs w:val="32"/>
        </w:rPr>
        <w:t>PolynomialFeatures</w:t>
      </w:r>
      <w:r w:rsidRPr="00DC6244">
        <w:rPr>
          <w:rFonts w:ascii="Times New Roman" w:eastAsia="Times New Roman" w:hAnsi="Times New Roman" w:cs="Times New Roman"/>
          <w:color w:val="BBBEBF"/>
          <w:sz w:val="32"/>
          <w:szCs w:val="32"/>
        </w:rPr>
        <w:t>(</w:t>
      </w:r>
      <w:r w:rsidRPr="00DC6244">
        <w:rPr>
          <w:rFonts w:ascii="Times New Roman" w:eastAsia="Times New Roman" w:hAnsi="Times New Roman" w:cs="Times New Roman"/>
          <w:color w:val="FFA657"/>
          <w:sz w:val="32"/>
          <w:szCs w:val="32"/>
        </w:rPr>
        <w:t>degree</w:t>
      </w:r>
      <w:r w:rsidRPr="00DC6244">
        <w:rPr>
          <w:rFonts w:ascii="Times New Roman" w:eastAsia="Times New Roman" w:hAnsi="Times New Roman" w:cs="Times New Roman"/>
          <w:color w:val="D4D4D4"/>
          <w:sz w:val="32"/>
          <w:szCs w:val="32"/>
        </w:rPr>
        <w:t>=</w:t>
      </w:r>
      <w:r w:rsidRPr="00DC6244">
        <w:rPr>
          <w:rFonts w:ascii="Times New Roman" w:eastAsia="Times New Roman" w:hAnsi="Times New Roman" w:cs="Times New Roman"/>
          <w:color w:val="FFA657"/>
          <w:sz w:val="32"/>
          <w:szCs w:val="32"/>
        </w:rPr>
        <w:t>d</w:t>
      </w:r>
      <w:r w:rsidRPr="00DC6244">
        <w:rPr>
          <w:rFonts w:ascii="Times New Roman" w:eastAsia="Times New Roman" w:hAnsi="Times New Roman" w:cs="Times New Roman"/>
          <w:color w:val="BBBEBF"/>
          <w:sz w:val="32"/>
          <w:szCs w:val="32"/>
        </w:rPr>
        <w:t>,</w:t>
      </w:r>
      <w:r w:rsidRPr="00DC6244">
        <w:rPr>
          <w:rFonts w:ascii="Times New Roman" w:eastAsia="Times New Roman" w:hAnsi="Times New Roman" w:cs="Times New Roman"/>
          <w:color w:val="FFA657"/>
          <w:sz w:val="32"/>
          <w:szCs w:val="32"/>
        </w:rPr>
        <w:t>include_bias</w:t>
      </w:r>
      <w:r w:rsidRPr="00DC6244">
        <w:rPr>
          <w:rFonts w:ascii="Times New Roman" w:eastAsia="Times New Roman" w:hAnsi="Times New Roman" w:cs="Times New Roman"/>
          <w:color w:val="D4D4D4"/>
          <w:sz w:val="32"/>
          <w:szCs w:val="32"/>
        </w:rPr>
        <w:t>=</w:t>
      </w:r>
      <w:r w:rsidRPr="00DC6244">
        <w:rPr>
          <w:rFonts w:ascii="Times New Roman" w:eastAsia="Times New Roman" w:hAnsi="Times New Roman" w:cs="Times New Roman"/>
          <w:color w:val="569CD6"/>
          <w:sz w:val="32"/>
          <w:szCs w:val="32"/>
        </w:rPr>
        <w:t>False</w:t>
      </w:r>
      <w:r w:rsidRPr="00DC6244">
        <w:rPr>
          <w:rFonts w:ascii="Times New Roman" w:eastAsia="Times New Roman" w:hAnsi="Times New Roman" w:cs="Times New Roman"/>
          <w:color w:val="BBBEBF"/>
          <w:sz w:val="32"/>
          <w:szCs w:val="32"/>
        </w:rPr>
        <w:t>)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 xml:space="preserve">در </w:t>
      </w:r>
      <w:r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756889">
        <w:rPr>
          <w:rFonts w:asciiTheme="majorBidi" w:eastAsia="Times New Roman" w:hAnsiTheme="majorBidi" w:cstheme="majorBidi"/>
          <w:sz w:val="32"/>
          <w:szCs w:val="32"/>
        </w:rPr>
        <w:t>PolynomialFeatures</w:t>
      </w:r>
      <w:r w:rsidRPr="00756889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756889">
        <w:rPr>
          <w:rFonts w:ascii="Times New Roman" w:eastAsia="Times New Roman" w:hAnsi="Times New Roman" w:cs="B Zar"/>
          <w:sz w:val="32"/>
          <w:szCs w:val="32"/>
          <w:rtl/>
        </w:rPr>
        <w:t xml:space="preserve">پارامتر </w:t>
      </w:r>
      <w:r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756889">
        <w:rPr>
          <w:rFonts w:ascii="Times New Roman" w:eastAsia="Times New Roman" w:hAnsi="Times New Roman" w:cs="B Zar"/>
          <w:sz w:val="32"/>
          <w:szCs w:val="32"/>
        </w:rPr>
        <w:t xml:space="preserve">include_bias </w:t>
      </w:r>
      <w:r w:rsidRPr="00756889">
        <w:rPr>
          <w:rFonts w:ascii="Times New Roman" w:eastAsia="Times New Roman" w:hAnsi="Times New Roman" w:cs="B Zar"/>
          <w:sz w:val="32"/>
          <w:szCs w:val="32"/>
          <w:rtl/>
        </w:rPr>
        <w:t xml:space="preserve">مشخص می‌کند که ستون ثابت </w:t>
      </w:r>
      <w:r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756889">
        <w:rPr>
          <w:rFonts w:ascii="Times New Roman" w:eastAsia="Times New Roman" w:hAnsi="Times New Roman" w:cs="B Zar"/>
          <w:b/>
          <w:bCs/>
          <w:sz w:val="32"/>
          <w:szCs w:val="32"/>
        </w:rPr>
        <w:t>1</w:t>
      </w:r>
      <w:r w:rsidRPr="00756889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756889">
        <w:rPr>
          <w:rFonts w:ascii="Times New Roman" w:eastAsia="Times New Roman" w:hAnsi="Times New Roman" w:cs="B Zar"/>
          <w:sz w:val="32"/>
          <w:szCs w:val="32"/>
          <w:rtl/>
        </w:rPr>
        <w:t>به داده‌ها اضافه شود یا نه</w:t>
      </w:r>
      <w:r w:rsidRPr="00756889">
        <w:rPr>
          <w:rFonts w:ascii="Times New Roman" w:eastAsia="Times New Roman" w:hAnsi="Times New Roman" w:cs="B Zar"/>
          <w:sz w:val="32"/>
          <w:szCs w:val="32"/>
        </w:rPr>
        <w:t>.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مثلاً اگر داشته باشیم</w:t>
      </w:r>
      <w:r w:rsidRPr="00756889">
        <w:rPr>
          <w:rFonts w:ascii="Times New Roman" w:eastAsia="Times New Roman" w:hAnsi="Times New Roman" w:cs="B Zar"/>
          <w:sz w:val="32"/>
          <w:szCs w:val="32"/>
        </w:rPr>
        <w:t>: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t>X = [[2],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t xml:space="preserve">     [3]]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و بنویسیم</w:t>
      </w:r>
      <w:r w:rsidRPr="00756889">
        <w:rPr>
          <w:rFonts w:ascii="Times New Roman" w:eastAsia="Times New Roman" w:hAnsi="Times New Roman" w:cs="B Zar"/>
          <w:sz w:val="32"/>
          <w:szCs w:val="32"/>
        </w:rPr>
        <w:t>: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lastRenderedPageBreak/>
        <w:t>poly = PolynomialFeatures(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t xml:space="preserve">    degree=2,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t xml:space="preserve">    include_bias=True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t>)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خروجی</w:t>
      </w:r>
      <w:r w:rsidRPr="00756889">
        <w:rPr>
          <w:rFonts w:ascii="Times New Roman" w:eastAsia="Times New Roman" w:hAnsi="Times New Roman" w:cs="B Zar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  <w:gridCol w:w="220"/>
        <w:gridCol w:w="331"/>
      </w:tblGrid>
      <w:tr w:rsidR="00756889" w:rsidRPr="00756889" w:rsidTr="00756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  <w:t>x²</w:t>
            </w:r>
          </w:p>
        </w:tc>
      </w:tr>
      <w:tr w:rsidR="00756889" w:rsidRPr="00756889" w:rsidTr="00756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4</w:t>
            </w:r>
          </w:p>
        </w:tc>
      </w:tr>
      <w:tr w:rsidR="00756889" w:rsidRPr="00756889" w:rsidTr="00756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9</w:t>
            </w:r>
          </w:p>
        </w:tc>
      </w:tr>
    </w:tbl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 xml:space="preserve">یعنی ستون اول همه جا </w:t>
      </w:r>
      <w:r w:rsidRPr="00756889">
        <w:rPr>
          <w:rFonts w:ascii="Times New Roman" w:eastAsia="Times New Roman" w:hAnsi="Times New Roman" w:cs="B Zar"/>
          <w:b/>
          <w:bCs/>
          <w:sz w:val="32"/>
          <w:szCs w:val="32"/>
        </w:rPr>
        <w:t>1</w:t>
      </w:r>
      <w:r w:rsidRPr="00756889">
        <w:rPr>
          <w:rFonts w:ascii="Times New Roman" w:eastAsia="Times New Roman" w:hAnsi="Times New Roman" w:cs="B Zar" w:hint="cs"/>
          <w:b/>
          <w:bCs/>
          <w:sz w:val="32"/>
          <w:szCs w:val="32"/>
          <w:rtl/>
          <w:lang w:bidi="fa-IR"/>
        </w:rPr>
        <w:t xml:space="preserve"> </w:t>
      </w:r>
      <w:r w:rsidRPr="00756889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756889">
        <w:rPr>
          <w:rFonts w:ascii="Times New Roman" w:eastAsia="Times New Roman" w:hAnsi="Times New Roman" w:cs="B Zar"/>
          <w:sz w:val="32"/>
          <w:szCs w:val="32"/>
          <w:rtl/>
        </w:rPr>
        <w:t>است</w:t>
      </w:r>
      <w:r w:rsidRPr="00756889">
        <w:rPr>
          <w:rFonts w:ascii="Times New Roman" w:eastAsia="Times New Roman" w:hAnsi="Times New Roman" w:cs="B Zar"/>
          <w:sz w:val="32"/>
          <w:szCs w:val="32"/>
        </w:rPr>
        <w:t>.</w:t>
      </w:r>
    </w:p>
    <w:p w:rsidR="00756889" w:rsidRPr="00756889" w:rsidRDefault="00AE0608" w:rsidP="00756889">
      <w:pPr>
        <w:bidi/>
        <w:spacing w:after="0" w:line="240" w:lineRule="auto"/>
        <w:rPr>
          <w:rFonts w:ascii="Times New Roman" w:eastAsia="Times New Roman" w:hAnsi="Times New Roman" w:cs="B Zar"/>
          <w:sz w:val="32"/>
          <w:szCs w:val="32"/>
        </w:rPr>
      </w:pPr>
      <w:r>
        <w:rPr>
          <w:rFonts w:ascii="Times New Roman" w:eastAsia="Times New Roman" w:hAnsi="Times New Roman" w:cs="B Zar"/>
          <w:sz w:val="32"/>
          <w:szCs w:val="32"/>
        </w:rPr>
        <w:pict>
          <v:rect id="_x0000_i1102" style="width:0;height:1.5pt" o:hralign="center" o:hrstd="t" o:hr="t" fillcolor="#a0a0a0" stroked="f"/>
        </w:pic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اما اگر</w:t>
      </w:r>
      <w:r w:rsidRPr="00756889">
        <w:rPr>
          <w:rFonts w:ascii="Times New Roman" w:eastAsia="Times New Roman" w:hAnsi="Times New Roman" w:cs="B Zar"/>
          <w:sz w:val="32"/>
          <w:szCs w:val="32"/>
        </w:rPr>
        <w:t>: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t>poly = PolynomialFeatures(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t xml:space="preserve">    degree=2,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t xml:space="preserve">    include_bias=False</w:t>
      </w:r>
    </w:p>
    <w:p w:rsidR="00756889" w:rsidRPr="00756889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756889">
        <w:rPr>
          <w:rFonts w:asciiTheme="majorBidi" w:eastAsia="Times New Roman" w:hAnsiTheme="majorBidi" w:cstheme="majorBidi"/>
          <w:sz w:val="32"/>
          <w:szCs w:val="32"/>
        </w:rPr>
        <w:t>)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خروجی</w:t>
      </w:r>
      <w:r w:rsidRPr="00756889">
        <w:rPr>
          <w:rFonts w:ascii="Times New Roman" w:eastAsia="Times New Roman" w:hAnsi="Times New Roman" w:cs="B Zar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  <w:gridCol w:w="331"/>
      </w:tblGrid>
      <w:tr w:rsidR="00756889" w:rsidRPr="00756889" w:rsidTr="00756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b/>
                <w:bCs/>
                <w:sz w:val="32"/>
                <w:szCs w:val="32"/>
              </w:rPr>
              <w:t>x²</w:t>
            </w:r>
          </w:p>
        </w:tc>
      </w:tr>
      <w:tr w:rsidR="00756889" w:rsidRPr="00756889" w:rsidTr="00756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4</w:t>
            </w:r>
          </w:p>
        </w:tc>
      </w:tr>
      <w:tr w:rsidR="00756889" w:rsidRPr="00756889" w:rsidTr="00756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56889" w:rsidRPr="00756889" w:rsidRDefault="00756889" w:rsidP="00756889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sz w:val="32"/>
                <w:szCs w:val="32"/>
              </w:rPr>
            </w:pPr>
            <w:r w:rsidRPr="00756889">
              <w:rPr>
                <w:rFonts w:ascii="Times New Roman" w:eastAsia="Times New Roman" w:hAnsi="Times New Roman" w:cs="B Zar"/>
                <w:sz w:val="32"/>
                <w:szCs w:val="32"/>
              </w:rPr>
              <w:t>9</w:t>
            </w:r>
          </w:p>
        </w:tc>
      </w:tr>
    </w:tbl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دیگر ستون 1 اضافه نمی‌شود</w:t>
      </w:r>
      <w:r w:rsidRPr="00756889">
        <w:rPr>
          <w:rFonts w:ascii="Times New Roman" w:eastAsia="Times New Roman" w:hAnsi="Times New Roman" w:cs="B Zar"/>
          <w:sz w:val="32"/>
          <w:szCs w:val="32"/>
        </w:rPr>
        <w:t>.</w:t>
      </w:r>
    </w:p>
    <w:p w:rsidR="00756889" w:rsidRPr="00756889" w:rsidRDefault="00AE0608" w:rsidP="00756889">
      <w:pPr>
        <w:bidi/>
        <w:spacing w:after="0" w:line="240" w:lineRule="auto"/>
        <w:rPr>
          <w:rFonts w:ascii="Times New Roman" w:eastAsia="Times New Roman" w:hAnsi="Times New Roman" w:cs="B Zar"/>
          <w:sz w:val="32"/>
          <w:szCs w:val="32"/>
        </w:rPr>
      </w:pPr>
      <w:r>
        <w:rPr>
          <w:rFonts w:ascii="Times New Roman" w:eastAsia="Times New Roman" w:hAnsi="Times New Roman" w:cs="B Zar"/>
          <w:sz w:val="32"/>
          <w:szCs w:val="32"/>
        </w:rPr>
        <w:pict>
          <v:rect id="_x0000_i1103" style="width:0;height:1.5pt" o:hralign="center" o:hrstd="t" o:hr="t" fillcolor="#a0a0a0" stroked="f"/>
        </w:pic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756889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این ستون 1 برای چیست؟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lastRenderedPageBreak/>
        <w:t xml:space="preserve">این ستون متناظر با </w:t>
      </w:r>
      <w:r w:rsidRPr="00756889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عرض از مبدأ</w:t>
      </w:r>
      <w:r w:rsidRPr="00756889">
        <w:rPr>
          <w:rFonts w:ascii="Times New Roman" w:eastAsia="Times New Roman" w:hAnsi="Times New Roman" w:cs="B Zar"/>
          <w:b/>
          <w:bCs/>
          <w:sz w:val="32"/>
          <w:szCs w:val="32"/>
        </w:rPr>
        <w:t xml:space="preserve"> (Intercept)</w:t>
      </w:r>
      <w:r w:rsidRPr="00756889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756889">
        <w:rPr>
          <w:rFonts w:ascii="Times New Roman" w:eastAsia="Times New Roman" w:hAnsi="Times New Roman" w:cs="B Zar"/>
          <w:sz w:val="32"/>
          <w:szCs w:val="32"/>
          <w:rtl/>
        </w:rPr>
        <w:t>در معادله رگرسیون است</w:t>
      </w:r>
      <w:r w:rsidRPr="00756889">
        <w:rPr>
          <w:rFonts w:ascii="Times New Roman" w:eastAsia="Times New Roman" w:hAnsi="Times New Roman" w:cs="B Zar"/>
          <w:sz w:val="32"/>
          <w:szCs w:val="32"/>
        </w:rPr>
        <w:t>:</w:t>
      </w:r>
    </w:p>
    <w:p w:rsidR="003540B3" w:rsidRPr="003540B3" w:rsidRDefault="003540B3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Para>
        <m:oMath>
          <m:r>
            <w:rPr>
              <w:rFonts w:ascii="Cambria Math" w:eastAsia="Times New Roman" w:hAnsi="Cambria Math" w:cs="B Zar"/>
              <w:sz w:val="32"/>
              <w:szCs w:val="32"/>
            </w:rPr>
            <m:t>y=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="Times New Roman" w:hAnsi="Cambria Math" w:cs="B Zar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B Zar"/>
              <w:sz w:val="32"/>
              <w:szCs w:val="32"/>
            </w:rPr>
            <m:t>x+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2</m:t>
              </m:r>
            </m:sup>
          </m:sSup>
        </m:oMath>
      </m:oMathPara>
    </w:p>
    <w:p w:rsidR="00756889" w:rsidRPr="00756889" w:rsidRDefault="00756889" w:rsidP="003540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عدد 1 در واقع ضریب</w:t>
      </w:r>
      <w:r w:rsidRPr="00756889">
        <w:rPr>
          <w:rFonts w:ascii="Times New Roman" w:eastAsia="Times New Roman" w:hAnsi="Times New Roman" w:cs="B Zar"/>
          <w:sz w:val="32"/>
          <w:szCs w:val="32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B Zar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B Zar"/>
                <w:sz w:val="32"/>
                <w:szCs w:val="32"/>
              </w:rPr>
              <m:t>b</m:t>
            </m:r>
          </m:e>
          <m:sub>
            <m:r>
              <w:rPr>
                <w:rFonts w:ascii="Cambria Math" w:eastAsia="Times New Roman" w:hAnsi="Cambria Math" w:cs="B Zar"/>
                <w:sz w:val="32"/>
                <w:szCs w:val="32"/>
              </w:rPr>
              <m:t>0</m:t>
            </m:r>
          </m:sub>
        </m:sSub>
      </m:oMath>
      <w:r w:rsidRPr="00756889">
        <w:rPr>
          <w:rFonts w:ascii="Times New Roman" w:eastAsia="Times New Roman" w:hAnsi="Times New Roman" w:cs="B Zar"/>
          <w:sz w:val="32"/>
          <w:szCs w:val="32"/>
        </w:rPr>
        <w:t xml:space="preserve">) </w:t>
      </w:r>
      <w:r w:rsidRPr="00756889">
        <w:rPr>
          <w:rFonts w:ascii="Times New Roman" w:eastAsia="Times New Roman" w:hAnsi="Times New Roman" w:cs="B Zar"/>
          <w:sz w:val="32"/>
          <w:szCs w:val="32"/>
          <w:rtl/>
        </w:rPr>
        <w:t>را وارد مدل می‌کند</w:t>
      </w:r>
      <w:r w:rsidRPr="00756889">
        <w:rPr>
          <w:rFonts w:ascii="Times New Roman" w:eastAsia="Times New Roman" w:hAnsi="Times New Roman" w:cs="B Zar"/>
          <w:sz w:val="32"/>
          <w:szCs w:val="32"/>
        </w:rPr>
        <w:t>.</w:t>
      </w:r>
    </w:p>
    <w:p w:rsidR="00756889" w:rsidRPr="00756889" w:rsidRDefault="00AE0608" w:rsidP="00756889">
      <w:pPr>
        <w:bidi/>
        <w:spacing w:after="0" w:line="240" w:lineRule="auto"/>
        <w:rPr>
          <w:rFonts w:ascii="Times New Roman" w:eastAsia="Times New Roman" w:hAnsi="Times New Roman" w:cs="B Zar"/>
          <w:sz w:val="32"/>
          <w:szCs w:val="32"/>
        </w:rPr>
      </w:pPr>
      <w:r>
        <w:rPr>
          <w:rFonts w:ascii="Times New Roman" w:eastAsia="Times New Roman" w:hAnsi="Times New Roman" w:cs="B Zar"/>
          <w:sz w:val="32"/>
          <w:szCs w:val="32"/>
        </w:rPr>
        <w:pict>
          <v:rect id="_x0000_i1104" style="width:0;height:1.5pt" o:hralign="center" o:hrstd="t" o:hr="t" fillcolor="#a0a0a0" stroked="f"/>
        </w:pic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756889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در</w:t>
      </w:r>
      <w:r w:rsidRPr="00756889">
        <w:rPr>
          <w:rFonts w:ascii="Times New Roman" w:eastAsia="Times New Roman" w:hAnsi="Times New Roman" w:cs="B Zar"/>
          <w:b/>
          <w:bCs/>
          <w:sz w:val="32"/>
          <w:szCs w:val="32"/>
        </w:rPr>
        <w:t xml:space="preserve"> Scikit-Learn </w:t>
      </w:r>
      <w:r w:rsidRPr="00756889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معمولاً چه کار می‌کنیم؟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اکثر مدل‌ها مثل</w:t>
      </w:r>
      <w:r w:rsidRPr="00756889">
        <w:rPr>
          <w:rFonts w:ascii="Times New Roman" w:eastAsia="Times New Roman" w:hAnsi="Times New Roman" w:cs="B Zar"/>
          <w:sz w:val="32"/>
          <w:szCs w:val="32"/>
        </w:rPr>
        <w:t>:</w:t>
      </w:r>
    </w:p>
    <w:p w:rsidR="00756889" w:rsidRPr="003540B3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3540B3">
        <w:rPr>
          <w:rFonts w:asciiTheme="majorBidi" w:eastAsia="Times New Roman" w:hAnsiTheme="majorBidi" w:cstheme="majorBidi"/>
          <w:sz w:val="32"/>
          <w:szCs w:val="32"/>
        </w:rPr>
        <w:t>LinearRegression()</w:t>
      </w:r>
    </w:p>
    <w:p w:rsidR="00756889" w:rsidRPr="003540B3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3540B3">
        <w:rPr>
          <w:rFonts w:asciiTheme="majorBidi" w:eastAsia="Times New Roman" w:hAnsiTheme="majorBidi" w:cstheme="majorBidi"/>
          <w:sz w:val="32"/>
          <w:szCs w:val="32"/>
        </w:rPr>
        <w:t>Ridge()</w:t>
      </w:r>
    </w:p>
    <w:p w:rsidR="00756889" w:rsidRPr="003540B3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3540B3">
        <w:rPr>
          <w:rFonts w:asciiTheme="majorBidi" w:eastAsia="Times New Roman" w:hAnsiTheme="majorBidi" w:cstheme="majorBidi"/>
          <w:sz w:val="32"/>
          <w:szCs w:val="32"/>
        </w:rPr>
        <w:t>Lasso()</w:t>
      </w:r>
    </w:p>
    <w:p w:rsidR="00756889" w:rsidRPr="003540B3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3540B3">
        <w:rPr>
          <w:rFonts w:asciiTheme="majorBidi" w:eastAsia="Times New Roman" w:hAnsiTheme="majorBidi" w:cstheme="majorBidi"/>
          <w:sz w:val="32"/>
          <w:szCs w:val="32"/>
        </w:rPr>
        <w:t>ElasticNet()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خودشان</w:t>
      </w:r>
      <w:r w:rsidRPr="00756889">
        <w:rPr>
          <w:rFonts w:ascii="Times New Roman" w:eastAsia="Times New Roman" w:hAnsi="Times New Roman" w:cs="B Zar"/>
          <w:sz w:val="32"/>
          <w:szCs w:val="32"/>
        </w:rPr>
        <w:t xml:space="preserve"> Intercept </w:t>
      </w:r>
      <w:r w:rsidRPr="00756889">
        <w:rPr>
          <w:rFonts w:ascii="Times New Roman" w:eastAsia="Times New Roman" w:hAnsi="Times New Roman" w:cs="B Zar"/>
          <w:sz w:val="32"/>
          <w:szCs w:val="32"/>
          <w:rtl/>
        </w:rPr>
        <w:t>را یاد می‌گیرند</w:t>
      </w:r>
      <w:r w:rsidRPr="00756889">
        <w:rPr>
          <w:rFonts w:ascii="Times New Roman" w:eastAsia="Times New Roman" w:hAnsi="Times New Roman" w:cs="B Zar"/>
          <w:sz w:val="32"/>
          <w:szCs w:val="32"/>
        </w:rPr>
        <w:t>:</w:t>
      </w:r>
    </w:p>
    <w:p w:rsidR="00756889" w:rsidRPr="003540B3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3540B3">
        <w:rPr>
          <w:rFonts w:asciiTheme="majorBidi" w:eastAsia="Times New Roman" w:hAnsiTheme="majorBidi" w:cstheme="majorBidi"/>
          <w:sz w:val="32"/>
          <w:szCs w:val="32"/>
        </w:rPr>
        <w:t>fit_intercept=True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پس معمولاً می‌نویسیم</w:t>
      </w:r>
      <w:r w:rsidRPr="00756889">
        <w:rPr>
          <w:rFonts w:ascii="Times New Roman" w:eastAsia="Times New Roman" w:hAnsi="Times New Roman" w:cs="B Zar"/>
          <w:sz w:val="32"/>
          <w:szCs w:val="32"/>
        </w:rPr>
        <w:t>:</w:t>
      </w:r>
    </w:p>
    <w:p w:rsidR="00756889" w:rsidRPr="003540B3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3540B3">
        <w:rPr>
          <w:rFonts w:asciiTheme="majorBidi" w:eastAsia="Times New Roman" w:hAnsiTheme="majorBidi" w:cstheme="majorBidi"/>
          <w:sz w:val="32"/>
          <w:szCs w:val="32"/>
        </w:rPr>
        <w:t>poly = PolynomialFeatures(</w:t>
      </w:r>
    </w:p>
    <w:p w:rsidR="00756889" w:rsidRPr="003540B3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3540B3">
        <w:rPr>
          <w:rFonts w:asciiTheme="majorBidi" w:eastAsia="Times New Roman" w:hAnsiTheme="majorBidi" w:cstheme="majorBidi"/>
          <w:sz w:val="32"/>
          <w:szCs w:val="32"/>
        </w:rPr>
        <w:t xml:space="preserve">    degree=2,</w:t>
      </w:r>
    </w:p>
    <w:p w:rsidR="00756889" w:rsidRPr="003540B3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3540B3">
        <w:rPr>
          <w:rFonts w:asciiTheme="majorBidi" w:eastAsia="Times New Roman" w:hAnsiTheme="majorBidi" w:cstheme="majorBidi"/>
          <w:sz w:val="32"/>
          <w:szCs w:val="32"/>
        </w:rPr>
        <w:t xml:space="preserve">    include_bias=False</w:t>
      </w:r>
    </w:p>
    <w:p w:rsidR="00756889" w:rsidRPr="003540B3" w:rsidRDefault="00756889" w:rsidP="0075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 w:rsidRPr="003540B3">
        <w:rPr>
          <w:rFonts w:asciiTheme="majorBidi" w:eastAsia="Times New Roman" w:hAnsiTheme="majorBidi" w:cstheme="majorBidi"/>
          <w:sz w:val="32"/>
          <w:szCs w:val="32"/>
        </w:rPr>
        <w:t>)</w:t>
      </w:r>
    </w:p>
    <w:p w:rsidR="00756889" w:rsidRPr="00756889" w:rsidRDefault="00756889" w:rsidP="007568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56889">
        <w:rPr>
          <w:rFonts w:ascii="Times New Roman" w:eastAsia="Times New Roman" w:hAnsi="Times New Roman" w:cs="B Zar"/>
          <w:sz w:val="32"/>
          <w:szCs w:val="32"/>
          <w:rtl/>
        </w:rPr>
        <w:t>تا ستون اضافی و تکراری ساخته نشود</w:t>
      </w:r>
      <w:r w:rsidRPr="00756889">
        <w:rPr>
          <w:rFonts w:ascii="Times New Roman" w:eastAsia="Times New Roman" w:hAnsi="Times New Roman" w:cs="B Zar"/>
          <w:sz w:val="32"/>
          <w:szCs w:val="32"/>
        </w:rPr>
        <w:t>.</w:t>
      </w:r>
    </w:p>
    <w:p w:rsidR="00756889" w:rsidRPr="00756889" w:rsidRDefault="00AE0608" w:rsidP="0075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DC6244" w:rsidRDefault="00DC6244" w:rsidP="00DC62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D3A3F" w:rsidRPr="00DD3A3F" w:rsidRDefault="00DD3A3F" w:rsidP="00DC62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A3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مفهوم تئوری</w:t>
      </w:r>
    </w:p>
    <w:p w:rsidR="00DD3A3F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 w:rsidRPr="00B90A48">
        <w:rPr>
          <w:rFonts w:ascii="Times New Roman" w:eastAsia="Times New Roman" w:hAnsi="Times New Roman" w:cs="B Zar"/>
          <w:sz w:val="32"/>
          <w:szCs w:val="32"/>
        </w:rPr>
        <w:lastRenderedPageBreak/>
        <w:t xml:space="preserve">Polynomial Features </w:t>
      </w:r>
      <w:r w:rsidR="003D128D"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 xml:space="preserve"> </w:t>
      </w:r>
      <w:r w:rsidRPr="00B90A48">
        <w:rPr>
          <w:rFonts w:ascii="Times New Roman" w:eastAsia="Times New Roman" w:hAnsi="Times New Roman" w:cs="B Zar"/>
          <w:sz w:val="32"/>
          <w:szCs w:val="32"/>
          <w:rtl/>
        </w:rPr>
        <w:t>ویژگی‌های جدیدی تولید می‌کند</w:t>
      </w:r>
      <w:r w:rsidRPr="00B90A48">
        <w:rPr>
          <w:rFonts w:ascii="Times New Roman" w:eastAsia="Times New Roman" w:hAnsi="Times New Roman" w:cs="B Zar"/>
          <w:sz w:val="32"/>
          <w:szCs w:val="32"/>
        </w:rPr>
        <w:t>.</w:t>
      </w:r>
    </w:p>
    <w:p w:rsidR="00E315B8" w:rsidRDefault="00E315B8" w:rsidP="00E315B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</w:p>
    <w:p w:rsidR="00C0532E" w:rsidRPr="0010090F" w:rsidRDefault="00C0532E" w:rsidP="0010090F">
      <w:pPr>
        <w:pStyle w:val="NormalWeb"/>
        <w:bidi/>
        <w:rPr>
          <w:rFonts w:cs="B Zar"/>
          <w:sz w:val="32"/>
          <w:szCs w:val="32"/>
        </w:rPr>
      </w:pPr>
      <w:r w:rsidRPr="0010090F">
        <w:rPr>
          <w:rFonts w:cs="B Zar"/>
          <w:sz w:val="32"/>
          <w:szCs w:val="32"/>
          <w:rtl/>
        </w:rPr>
        <w:t xml:space="preserve">فرمول </w:t>
      </w:r>
      <w:r w:rsidRPr="0010090F">
        <w:rPr>
          <w:rStyle w:val="Strong"/>
          <w:rFonts w:cs="B Zar"/>
          <w:b w:val="0"/>
          <w:bCs w:val="0"/>
          <w:sz w:val="32"/>
          <w:szCs w:val="32"/>
        </w:rPr>
        <w:t>Polynomial Regression</w:t>
      </w:r>
      <w:r w:rsidR="0010090F">
        <w:rPr>
          <w:rFonts w:cs="B Zar" w:hint="cs"/>
          <w:sz w:val="32"/>
          <w:szCs w:val="32"/>
          <w:rtl/>
          <w:lang w:bidi="fa-IR"/>
        </w:rPr>
        <w:t xml:space="preserve"> </w:t>
      </w:r>
      <w:r w:rsidRPr="0010090F">
        <w:rPr>
          <w:rFonts w:cs="B Zar"/>
          <w:sz w:val="32"/>
          <w:szCs w:val="32"/>
          <w:rtl/>
        </w:rPr>
        <w:t>در واقع گسترش‌یافته‌ی</w:t>
      </w:r>
      <w:r w:rsidRPr="0010090F">
        <w:rPr>
          <w:rFonts w:cs="B Zar"/>
          <w:sz w:val="32"/>
          <w:szCs w:val="32"/>
        </w:rPr>
        <w:t xml:space="preserve"> Linear Regression </w:t>
      </w:r>
      <w:r w:rsidRPr="0010090F">
        <w:rPr>
          <w:rFonts w:cs="B Zar"/>
          <w:sz w:val="32"/>
          <w:szCs w:val="32"/>
          <w:rtl/>
        </w:rPr>
        <w:t>است</w:t>
      </w:r>
      <w:r w:rsidRPr="0010090F">
        <w:rPr>
          <w:rFonts w:cs="B Zar"/>
          <w:sz w:val="32"/>
          <w:szCs w:val="32"/>
        </w:rPr>
        <w:t>.</w:t>
      </w:r>
    </w:p>
    <w:p w:rsidR="004E6682" w:rsidRPr="004F2F86" w:rsidRDefault="00AE0608" w:rsidP="004F2F8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Para>
        <m:oMath>
          <m:acc>
            <m:accPr>
              <m:ctrlPr>
                <w:rPr>
                  <w:rFonts w:ascii="Cambria Math" w:eastAsia="Times New Roman" w:hAnsi="Cambria Math" w:cs="B Zar"/>
                  <w:sz w:val="32"/>
                  <w:szCs w:val="32"/>
                </w:rPr>
              </m:ctrlPr>
            </m:acc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y</m:t>
              </m:r>
            </m:e>
          </m:acc>
          <m:r>
            <w:rPr>
              <w:rFonts w:ascii="Cambria Math" w:eastAsia="Times New Roman" w:hAnsi="Cambria Math" w:cs="B Zar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="Times New Roman" w:hAnsi="Cambria Math" w:cs="B Zar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B Zar"/>
              <w:sz w:val="32"/>
              <w:szCs w:val="32"/>
            </w:rPr>
            <m:t>x</m:t>
          </m:r>
        </m:oMath>
      </m:oMathPara>
    </w:p>
    <w:p w:rsidR="004F2F86" w:rsidRPr="004F2F86" w:rsidRDefault="004F2F86" w:rsidP="004F2F86">
      <w:pPr>
        <w:pStyle w:val="NormalWeb"/>
        <w:bidi/>
        <w:rPr>
          <w:rFonts w:cs="B Zar"/>
          <w:sz w:val="32"/>
          <w:szCs w:val="32"/>
        </w:rPr>
      </w:pPr>
      <w:r w:rsidRPr="004F2F86">
        <w:rPr>
          <w:rFonts w:cs="B Zar"/>
          <w:sz w:val="32"/>
          <w:szCs w:val="32"/>
          <w:rtl/>
        </w:rPr>
        <w:t>اما در</w:t>
      </w:r>
      <w:r w:rsidRPr="004F2F86">
        <w:rPr>
          <w:rFonts w:cs="B Zar"/>
          <w:sz w:val="32"/>
          <w:szCs w:val="32"/>
        </w:rPr>
        <w:t xml:space="preserve"> Polynomial Regression </w:t>
      </w:r>
      <w:r w:rsidRPr="004F2F86">
        <w:rPr>
          <w:rFonts w:cs="B Zar"/>
          <w:sz w:val="32"/>
          <w:szCs w:val="32"/>
          <w:rtl/>
        </w:rPr>
        <w:t>جمله‌های توان‌دار به مدل اضافه می‌شوند</w:t>
      </w:r>
      <w:r w:rsidRPr="004F2F86">
        <w:rPr>
          <w:rFonts w:cs="B Zar"/>
          <w:sz w:val="32"/>
          <w:szCs w:val="32"/>
        </w:rPr>
        <w:t>:</w:t>
      </w:r>
    </w:p>
    <w:p w:rsidR="004F2F86" w:rsidRPr="00E315B8" w:rsidRDefault="00AE0608" w:rsidP="003540B3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m:oMathPara>
        <m:oMath>
          <m:acc>
            <m:accPr>
              <m:ctrlPr>
                <w:rPr>
                  <w:rFonts w:ascii="Cambria Math" w:eastAsia="Times New Roman" w:hAnsi="Cambria Math" w:cs="B Zar"/>
                  <w:sz w:val="32"/>
                  <w:szCs w:val="32"/>
                </w:rPr>
              </m:ctrlPr>
            </m:acc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y</m:t>
              </m:r>
            </m:e>
          </m:acc>
          <m:r>
            <w:rPr>
              <w:rFonts w:ascii="Cambria Math" w:eastAsia="Times New Roman" w:hAnsi="Cambria Math" w:cs="B Zar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="Times New Roman" w:hAnsi="Cambria Math" w:cs="B Zar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B Zar"/>
              <w:sz w:val="32"/>
              <w:szCs w:val="32"/>
            </w:rPr>
            <m:t>x+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="Times New Roman" w:hAnsi="Cambria Math" w:cs="B Zar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3</m:t>
              </m:r>
            </m:sub>
          </m:sSub>
          <m:sSup>
            <m:sSup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3</m:t>
              </m:r>
            </m:sup>
          </m:sSup>
          <m:r>
            <w:rPr>
              <w:rFonts w:ascii="Cambria Math" w:eastAsia="Times New Roman" w:hAnsi="Cambria Math" w:cs="B Zar"/>
              <w:sz w:val="32"/>
              <w:szCs w:val="32"/>
            </w:rPr>
            <m:t>+…+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n</m:t>
              </m:r>
            </m:sub>
          </m:sSub>
          <m:sSup>
            <m:sSup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n</m:t>
              </m:r>
            </m:sup>
          </m:sSup>
        </m:oMath>
      </m:oMathPara>
    </w:p>
    <w:p w:rsidR="00E315B8" w:rsidRPr="004F2F86" w:rsidRDefault="00E315B8" w:rsidP="004F2F8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</w:p>
    <w:p w:rsidR="00AC4FD3" w:rsidRDefault="00AC4FD3" w:rsidP="00AC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sz w:val="32"/>
          <w:szCs w:val="32"/>
          <w:rtl/>
          <w:lang w:bidi="fa-IR"/>
        </w:rPr>
      </w:pPr>
      <w:r>
        <w:rPr>
          <w:rFonts w:cs="B Zar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44EA84" wp14:editId="4DE5C822">
                <wp:simplePos x="0" y="0"/>
                <wp:positionH relativeFrom="column">
                  <wp:posOffset>3627754</wp:posOffset>
                </wp:positionH>
                <wp:positionV relativeFrom="paragraph">
                  <wp:posOffset>30021</wp:posOffset>
                </wp:positionV>
                <wp:extent cx="388620" cy="340360"/>
                <wp:effectExtent l="24130" t="0" r="35560" b="35560"/>
                <wp:wrapNone/>
                <wp:docPr id="28" name="Left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8620" cy="3403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FA54D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8" o:spid="_x0000_s1026" type="#_x0000_t66" style="position:absolute;margin-left:285.65pt;margin-top:2.35pt;width:30.6pt;height:26.8pt;rotation:-9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" adj="9459" fillcolor="#5b9bd5 [3204]" strokecolor="#1f4d78 [1604]" strokeweight="1pt"/>
            </w:pict>
          </mc:Fallback>
        </mc:AlternateContent>
      </w:r>
      <w:r>
        <w:rPr>
          <w:rFonts w:ascii="Times New Roman" w:eastAsia="Times New Roman" w:hAnsi="Times New Roman" w:cs="B Zar" w:hint="cs"/>
          <w:sz w:val="32"/>
          <w:szCs w:val="32"/>
          <w:rtl/>
        </w:rPr>
        <w:t xml:space="preserve">مثال : برای </w:t>
      </w:r>
      <w:r>
        <w:rPr>
          <w:rFonts w:ascii="Times New Roman" w:eastAsia="Times New Roman" w:hAnsi="Times New Roman" w:cs="B Zar"/>
          <w:sz w:val="32"/>
          <w:szCs w:val="32"/>
        </w:rPr>
        <w:t>Degree=2</w:t>
      </w:r>
      <w:r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 xml:space="preserve"> داریم</w:t>
      </w:r>
    </w:p>
    <w:p w:rsidR="00AC4FD3" w:rsidRDefault="00AC4FD3" w:rsidP="00AC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Zar"/>
          <w:sz w:val="32"/>
          <w:szCs w:val="32"/>
          <w:rtl/>
          <w:lang w:bidi="fa-IR"/>
        </w:rPr>
      </w:pPr>
    </w:p>
    <w:p w:rsidR="00AC4FD3" w:rsidRPr="00E315B8" w:rsidRDefault="00E315B8" w:rsidP="00E31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tl/>
          <w:lang w:bidi="fa-IR"/>
        </w:rPr>
      </w:pPr>
      <w:r>
        <w:rPr>
          <w:noProof/>
          <w:rtl/>
        </w:rPr>
        <w:drawing>
          <wp:inline distT="0" distB="0" distL="0" distR="0">
            <wp:extent cx="3095017" cy="1893228"/>
            <wp:effectExtent l="533400" t="438150" r="791210" b="7931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ownload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351" cy="190322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25FAC" w:rsidRDefault="00C25FAC" w:rsidP="00C25FAC">
      <w:pPr>
        <w:pStyle w:val="NormalWeb"/>
        <w:bidi/>
        <w:rPr>
          <w:rFonts w:cs="B Zar"/>
          <w:sz w:val="32"/>
          <w:szCs w:val="32"/>
          <w:rtl/>
        </w:rPr>
      </w:pPr>
      <w:r w:rsidRPr="00C25FAC">
        <w:rPr>
          <w:rFonts w:cs="B Zar"/>
          <w:sz w:val="32"/>
          <w:szCs w:val="32"/>
          <w:rtl/>
        </w:rPr>
        <w:t>این مدل می‌تواند روابط خمیده (غیرخطی) را یاد بگیرد</w:t>
      </w:r>
      <w:r w:rsidRPr="00C25FAC">
        <w:rPr>
          <w:rFonts w:cs="B Zar"/>
          <w:sz w:val="32"/>
          <w:szCs w:val="32"/>
        </w:rPr>
        <w:t>.</w:t>
      </w:r>
    </w:p>
    <w:p w:rsidR="00C25FAC" w:rsidRPr="00C25FAC" w:rsidRDefault="00C25FAC" w:rsidP="00C25FAC">
      <w:pPr>
        <w:pStyle w:val="Heading3"/>
        <w:bidi/>
        <w:rPr>
          <w:rFonts w:cs="B Zar"/>
          <w:sz w:val="32"/>
          <w:szCs w:val="32"/>
        </w:rPr>
      </w:pPr>
      <w:r w:rsidRPr="00C25FAC">
        <w:rPr>
          <w:rFonts w:cs="B Zar"/>
          <w:sz w:val="32"/>
          <w:szCs w:val="32"/>
          <w:rtl/>
        </w:rPr>
        <w:t>برای چند ویژگی</w:t>
      </w:r>
    </w:p>
    <w:p w:rsidR="00C25FAC" w:rsidRPr="00C25FAC" w:rsidRDefault="00C25FAC" w:rsidP="00C25FAC">
      <w:pPr>
        <w:pStyle w:val="NormalWeb"/>
        <w:bidi/>
        <w:rPr>
          <w:rFonts w:cs="B Zar"/>
          <w:sz w:val="32"/>
          <w:szCs w:val="32"/>
        </w:rPr>
      </w:pPr>
      <w:r w:rsidRPr="00C25FAC">
        <w:rPr>
          <w:rFonts w:cs="B Zar"/>
          <w:sz w:val="32"/>
          <w:szCs w:val="32"/>
          <w:rtl/>
        </w:rPr>
        <w:lastRenderedPageBreak/>
        <w:t>اگر دو ویژگی داشته باشیم</w:t>
      </w:r>
      <w:r w:rsidRPr="00C25FAC">
        <w:rPr>
          <w:rFonts w:cs="B Zar"/>
          <w:sz w:val="32"/>
          <w:szCs w:val="32"/>
        </w:rPr>
        <w:t>:</w:t>
      </w:r>
    </w:p>
    <w:p w:rsidR="00C25FAC" w:rsidRPr="00C25FAC" w:rsidRDefault="00AE0608" w:rsidP="00C25FA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m:oMath>
        <m:sSub>
          <m:sSubPr>
            <m:ctrlPr>
              <w:rPr>
                <w:rStyle w:val="katex-mathml"/>
                <w:rFonts w:ascii="Cambria Math" w:hAnsi="Cambria Math" w:cs="B Zar"/>
                <w:sz w:val="32"/>
                <w:szCs w:val="32"/>
              </w:rPr>
            </m:ctrlPr>
          </m:sSubPr>
          <m:e>
            <m:r>
              <w:rPr>
                <w:rStyle w:val="katex-mathml"/>
                <w:rFonts w:ascii="Cambria Math" w:hAnsi="Cambria Math" w:cs="B Zar"/>
                <w:sz w:val="32"/>
                <w:szCs w:val="32"/>
              </w:rPr>
              <m:t>x</m:t>
            </m:r>
          </m:e>
          <m:sub>
            <m:r>
              <w:rPr>
                <w:rStyle w:val="katex-mathml"/>
                <w:rFonts w:ascii="Cambria Math" w:hAnsi="Cambria Math" w:cs="B Zar"/>
                <w:sz w:val="32"/>
                <w:szCs w:val="32"/>
              </w:rPr>
              <m:t>1</m:t>
            </m:r>
          </m:sub>
        </m:sSub>
      </m:oMath>
    </w:p>
    <w:p w:rsidR="00C25FAC" w:rsidRPr="00C25FAC" w:rsidRDefault="00AE0608" w:rsidP="00C25FA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m:oMath>
        <m:sSub>
          <m:sSubPr>
            <m:ctrlPr>
              <w:rPr>
                <w:rStyle w:val="katex-mathml"/>
                <w:rFonts w:ascii="Cambria Math" w:hAnsi="Cambria Math" w:cs="B Zar"/>
                <w:sz w:val="32"/>
                <w:szCs w:val="32"/>
              </w:rPr>
            </m:ctrlPr>
          </m:sSubPr>
          <m:e>
            <m:r>
              <w:rPr>
                <w:rStyle w:val="katex-mathml"/>
                <w:rFonts w:ascii="Cambria Math" w:hAnsi="Cambria Math" w:cs="B Zar"/>
                <w:sz w:val="32"/>
                <w:szCs w:val="32"/>
              </w:rPr>
              <m:t>x</m:t>
            </m:r>
          </m:e>
          <m:sub>
            <m:r>
              <w:rPr>
                <w:rStyle w:val="katex-mathml"/>
                <w:rFonts w:ascii="Cambria Math" w:hAnsi="Cambria Math" w:cs="B Zar"/>
                <w:sz w:val="32"/>
                <w:szCs w:val="32"/>
              </w:rPr>
              <m:t>2</m:t>
            </m:r>
          </m:sub>
        </m:sSub>
      </m:oMath>
    </w:p>
    <w:p w:rsidR="00C25FAC" w:rsidRPr="00C25FAC" w:rsidRDefault="00C25FAC" w:rsidP="00C25FAC">
      <w:pPr>
        <w:bidi/>
        <w:spacing w:before="100" w:beforeAutospacing="1" w:after="100" w:afterAutospacing="1" w:line="240" w:lineRule="auto"/>
        <w:ind w:left="360"/>
        <w:rPr>
          <w:rFonts w:cs="B Zar"/>
          <w:sz w:val="32"/>
          <w:szCs w:val="32"/>
        </w:rPr>
      </w:pPr>
      <w:r w:rsidRPr="00C25FAC">
        <w:rPr>
          <w:rStyle w:val="vlist-s"/>
          <w:rFonts w:cs="B Zar"/>
          <w:sz w:val="32"/>
          <w:szCs w:val="32"/>
        </w:rPr>
        <w:t>​</w:t>
      </w:r>
      <w:r w:rsidRPr="00C25FAC">
        <w:rPr>
          <w:rFonts w:cs="B Zar"/>
          <w:sz w:val="32"/>
          <w:szCs w:val="32"/>
        </w:rPr>
        <w:t xml:space="preserve"> </w:t>
      </w:r>
      <w:r w:rsidRPr="00C25FAC">
        <w:rPr>
          <w:rFonts w:cs="B Zar"/>
          <w:sz w:val="32"/>
          <w:szCs w:val="32"/>
          <w:rtl/>
        </w:rPr>
        <w:t>و درجه 2 انتخاب کنیم</w:t>
      </w:r>
      <w:r w:rsidRPr="00C25FAC">
        <w:rPr>
          <w:rFonts w:cs="B Zar"/>
          <w:sz w:val="32"/>
          <w:szCs w:val="32"/>
        </w:rPr>
        <w:t>:</w:t>
      </w:r>
    </w:p>
    <w:p w:rsidR="00C25FAC" w:rsidRPr="003540B3" w:rsidRDefault="00AE0608" w:rsidP="00C25FAC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Para>
        <m:oMath>
          <m:acc>
            <m:accPr>
              <m:ctrlPr>
                <w:rPr>
                  <w:rFonts w:ascii="Cambria Math" w:eastAsia="Times New Roman" w:hAnsi="Cambria Math" w:cs="B Zar"/>
                  <w:sz w:val="32"/>
                  <w:szCs w:val="32"/>
                </w:rPr>
              </m:ctrlPr>
            </m:acc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y</m:t>
              </m:r>
            </m:e>
          </m:acc>
          <m:r>
            <w:rPr>
              <w:rFonts w:ascii="Cambria Math" w:eastAsia="Times New Roman" w:hAnsi="Cambria Math" w:cs="B Zar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="Times New Roman" w:hAnsi="Cambria Math" w:cs="B Zar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B Zar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="Times New Roman" w:hAnsi="Cambria Math" w:cs="B Zar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3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2</m:t>
              </m:r>
            </m:sup>
          </m:sSubSup>
          <m:r>
            <w:rPr>
              <w:rFonts w:ascii="Cambria Math" w:eastAsia="Times New Roman" w:hAnsi="Cambria Math" w:cs="B Zar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4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2</m:t>
              </m:r>
            </m:sup>
          </m:sSubSup>
          <m:r>
            <w:rPr>
              <w:rFonts w:ascii="Cambria Math" w:eastAsia="Times New Roman" w:hAnsi="Cambria Math" w:cs="B Zar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5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2</m:t>
              </m:r>
            </m:sup>
          </m:sSubSup>
        </m:oMath>
      </m:oMathPara>
    </w:p>
    <w:p w:rsidR="003540B3" w:rsidRDefault="003540B3" w:rsidP="003540B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Zar"/>
          <w:sz w:val="32"/>
          <w:szCs w:val="32"/>
          <w:rtl/>
          <w:lang w:bidi="fa-IR"/>
        </w:rPr>
      </w:pPr>
      <w:r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 xml:space="preserve">در این پروژه از درجه یک استفاده شده چون خطاش روی مدل ها کمتره برای مثال در </w:t>
      </w:r>
      <w:r>
        <w:rPr>
          <w:rFonts w:ascii="Times New Roman" w:eastAsia="Times New Roman" w:hAnsi="Times New Roman" w:cs="B Zar"/>
          <w:sz w:val="32"/>
          <w:szCs w:val="32"/>
          <w:lang w:bidi="fa-IR"/>
        </w:rPr>
        <w:t>LinearRegression</w:t>
      </w:r>
      <w:r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 xml:space="preserve"> درجه یک مناسب تر است.</w:t>
      </w:r>
    </w:p>
    <w:p w:rsidR="003540B3" w:rsidRDefault="003540B3" w:rsidP="003540B3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Zar"/>
          <w:sz w:val="32"/>
          <w:szCs w:val="32"/>
          <w:rtl/>
          <w:lang w:bidi="fa-IR"/>
        </w:rPr>
      </w:pPr>
      <w:r w:rsidRPr="003540B3">
        <w:rPr>
          <w:rFonts w:ascii="Times New Roman" w:eastAsia="Times New Roman" w:hAnsi="Times New Roman" w:cs="B Zar"/>
          <w:noProof/>
          <w:sz w:val="32"/>
          <w:szCs w:val="32"/>
          <w:rtl/>
        </w:rPr>
        <w:drawing>
          <wp:inline distT="0" distB="0" distL="0" distR="0" wp14:anchorId="26F3FAC5" wp14:editId="794FD2EA">
            <wp:extent cx="5486400" cy="4114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0B3" w:rsidRPr="00C25FAC" w:rsidRDefault="003540B3" w:rsidP="003540B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Zar"/>
          <w:sz w:val="32"/>
          <w:szCs w:val="32"/>
          <w:rtl/>
          <w:lang w:bidi="fa-IR"/>
        </w:rPr>
      </w:pPr>
      <w:r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>در تست درجه یک از همه کمتر  است به مرور با افزایش درجه پایین تر می آید ولی از چهار به بعد هزینه‌ی محاسبات به شدت بالا می‌آید.</w:t>
      </w:r>
    </w:p>
    <w:p w:rsidR="00DD3A3F" w:rsidRPr="00DD3A3F" w:rsidRDefault="00AE0608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6" style="width:0;height:1.5pt" o:hralign="center" o:hrstd="t" o:hr="t" fillcolor="#a0a0a0" stroked="f"/>
        </w:pict>
      </w:r>
    </w:p>
    <w:p w:rsidR="00DD3A3F" w:rsidRPr="00AE0608" w:rsidRDefault="00AE0608" w:rsidP="00AE0608">
      <w:pPr>
        <w:pStyle w:val="Heading1"/>
        <w:bidi/>
        <w:rPr>
          <w:rFonts w:cs="B Zar"/>
          <w:sz w:val="40"/>
          <w:szCs w:val="40"/>
        </w:rPr>
      </w:pPr>
      <w:r w:rsidRPr="00AE0608">
        <w:rPr>
          <w:rFonts w:cs="B Zar" w:hint="cs"/>
          <w:sz w:val="40"/>
          <w:szCs w:val="40"/>
          <w:rtl/>
        </w:rPr>
        <w:t>آموزش و پیش‌بینی با الگوریتم‌های رگرسیون خطی</w:t>
      </w:r>
    </w:p>
    <w:p w:rsidR="00DD3A3F" w:rsidRPr="00DD3A3F" w:rsidRDefault="00DD3A3F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A3F" w:rsidRPr="00AE0608" w:rsidRDefault="00DD3A3F" w:rsidP="00AE0608">
      <w:pPr>
        <w:pStyle w:val="Heading2"/>
        <w:bidi/>
      </w:pPr>
      <w:r w:rsidRPr="00AE0608">
        <w:t>Linear Regression</w:t>
      </w:r>
    </w:p>
    <w:p w:rsidR="00DD3A3F" w:rsidRPr="00DD3A3F" w:rsidRDefault="00DD3A3F" w:rsidP="00DD3A3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fa-IR"/>
        </w:rPr>
      </w:pPr>
      <w:r w:rsidRPr="00DD3A3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مفهوم</w:t>
      </w:r>
    </w:p>
    <w:p w:rsidR="00DD3A3F" w:rsidRPr="0077553B" w:rsidRDefault="0077553B" w:rsidP="0077553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Zar"/>
          <w:sz w:val="36"/>
          <w:szCs w:val="36"/>
        </w:rPr>
      </w:pPr>
      <w:r w:rsidRPr="0077553B">
        <w:rPr>
          <w:rFonts w:cs="B Zar"/>
          <w:sz w:val="32"/>
          <w:szCs w:val="32"/>
          <w:rtl/>
        </w:rPr>
        <w:t xml:space="preserve">رگرسیون خطی یک روش یادگیری نظارت‌شده برای پیش‌بینی متغیرهای پیوسته است. این مدل رابطه بین متغیر هدف و ویژگی‌های ورودی را به صورت یک ترکیب خطی مدل‌سازی می‌کند. </w:t>
      </w:r>
      <w:r>
        <w:rPr>
          <w:rFonts w:cs="B Zar"/>
          <w:sz w:val="32"/>
          <w:szCs w:val="32"/>
          <w:rtl/>
        </w:rPr>
        <w:br/>
      </w:r>
    </w:p>
    <w:p w:rsidR="00DD3A3F" w:rsidRPr="0077553B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77553B">
        <w:rPr>
          <w:rFonts w:ascii="Times New Roman" w:eastAsia="Times New Roman" w:hAnsi="Times New Roman" w:cs="B Zar"/>
          <w:sz w:val="32"/>
          <w:szCs w:val="32"/>
          <w:rtl/>
        </w:rPr>
        <w:t>فرمول</w:t>
      </w:r>
      <w:r w:rsidRPr="0077553B">
        <w:rPr>
          <w:rFonts w:ascii="Times New Roman" w:eastAsia="Times New Roman" w:hAnsi="Times New Roman" w:cs="B Zar"/>
          <w:sz w:val="32"/>
          <w:szCs w:val="32"/>
        </w:rPr>
        <w:t>:</w:t>
      </w:r>
    </w:p>
    <w:p w:rsidR="00DD3A3F" w:rsidRPr="007824DB" w:rsidRDefault="00AE0608" w:rsidP="00782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i/>
          <w:sz w:val="32"/>
          <w:szCs w:val="32"/>
        </w:rPr>
      </w:pPr>
      <m:oMathPara>
        <m:oMath>
          <m:acc>
            <m:accPr>
              <m:ctrlPr>
                <w:rPr>
                  <w:rFonts w:ascii="Cambria Math" w:eastAsia="Times New Roman" w:hAnsi="Cambria Math" w:cstheme="majorBidi"/>
                  <w:sz w:val="32"/>
                  <w:szCs w:val="32"/>
                </w:rPr>
              </m:ctrlPr>
            </m:acc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y</m:t>
              </m:r>
            </m:e>
          </m:acc>
          <m:r>
            <w:rPr>
              <w:rFonts w:ascii="Cambria Math" w:eastAsia="Times New Roman" w:hAnsi="Cambria Math" w:cstheme="majorBidi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="Times New Roman" w:hAnsi="Cambria Math" w:cstheme="majorBidi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theme="majorBidi"/>
              <w:sz w:val="32"/>
              <w:szCs w:val="32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="Times New Roman" w:hAnsi="Cambria Math" w:cstheme="majorBidi"/>
              <w:sz w:val="32"/>
              <w:szCs w:val="32"/>
            </w:rPr>
            <m:t>+…+</m:t>
          </m:r>
          <m:sSub>
            <m:sSub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x</m:t>
              </m:r>
            </m:sub>
          </m:sSub>
          <m:sSub>
            <m:sSub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x</m:t>
              </m:r>
            </m:sub>
          </m:sSub>
        </m:oMath>
      </m:oMathPara>
    </w:p>
    <w:p w:rsidR="007824DB" w:rsidRDefault="007824DB" w:rsidP="00782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Zar"/>
          <w:i/>
          <w:sz w:val="32"/>
          <w:szCs w:val="32"/>
          <w:rtl/>
          <w:lang w:bidi="fa-IR"/>
        </w:rPr>
      </w:pPr>
      <w:r w:rsidRPr="007824DB">
        <w:rPr>
          <w:rFonts w:ascii="Courier New" w:eastAsia="Times New Roman" w:hAnsi="Courier New" w:cs="B Zar" w:hint="cs"/>
          <w:i/>
          <w:sz w:val="32"/>
          <w:szCs w:val="32"/>
          <w:rtl/>
          <w:lang w:bidi="fa-IR"/>
        </w:rPr>
        <w:t>یا به صورت کلی:</w:t>
      </w:r>
    </w:p>
    <w:p w:rsidR="007824DB" w:rsidRDefault="007824DB" w:rsidP="00782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Zar"/>
          <w:i/>
          <w:sz w:val="32"/>
          <w:szCs w:val="32"/>
          <w:rtl/>
          <w:lang w:bidi="fa-IR"/>
        </w:rPr>
      </w:pPr>
    </w:p>
    <w:p w:rsidR="007824DB" w:rsidRPr="007824DB" w:rsidRDefault="00AE0608" w:rsidP="00782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Zar"/>
          <w:i/>
          <w:sz w:val="32"/>
          <w:szCs w:val="32"/>
          <w:rtl/>
          <w:lang w:bidi="fa-IR"/>
        </w:rPr>
      </w:pPr>
      <m:oMathPara>
        <m:oMath>
          <m:acc>
            <m:accPr>
              <m:ctrlPr>
                <w:rPr>
                  <w:rFonts w:ascii="Cambria Math" w:eastAsia="Times New Roman" w:hAnsi="Cambria Math" w:cstheme="majorBidi"/>
                  <w:sz w:val="32"/>
                  <w:szCs w:val="32"/>
                </w:rPr>
              </m:ctrlPr>
            </m:acc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y</m:t>
              </m:r>
            </m:e>
          </m:acc>
          <m:r>
            <w:rPr>
              <w:rFonts w:ascii="Cambria Math" w:eastAsia="Times New Roman" w:hAnsi="Cambria Math" w:cstheme="majorBidi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="Times New Roman" w:hAnsi="Cambria Math" w:cstheme="majorBidi"/>
              <w:sz w:val="32"/>
              <w:szCs w:val="3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theme="majorBid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ajorBidi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theme="majorBidi"/>
                      <w:sz w:val="32"/>
                      <w:szCs w:val="32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theme="majorBid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ajorBidi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theme="majorBidi"/>
                      <w:sz w:val="32"/>
                      <w:szCs w:val="32"/>
                    </w:rPr>
                    <m:t>i</m:t>
                  </m:r>
                </m:sub>
              </m:sSub>
            </m:e>
          </m:nary>
        </m:oMath>
      </m:oMathPara>
    </w:p>
    <w:p w:rsidR="00DD3A3F" w:rsidRPr="00E86973" w:rsidRDefault="00DD3A3F" w:rsidP="00DD3A3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E86973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مزایا</w:t>
      </w:r>
    </w:p>
    <w:p w:rsidR="00DD3A3F" w:rsidRPr="00E86973" w:rsidRDefault="00DD3A3F" w:rsidP="00DD3A3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E86973">
        <w:rPr>
          <w:rFonts w:ascii="Times New Roman" w:eastAsia="Times New Roman" w:hAnsi="Times New Roman" w:cs="B Zar"/>
          <w:sz w:val="32"/>
          <w:szCs w:val="32"/>
          <w:rtl/>
        </w:rPr>
        <w:t>سریع</w:t>
      </w:r>
    </w:p>
    <w:p w:rsidR="00DD3A3F" w:rsidRPr="00E86973" w:rsidRDefault="00DD3A3F" w:rsidP="00DD3A3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E86973">
        <w:rPr>
          <w:rFonts w:ascii="Times New Roman" w:eastAsia="Times New Roman" w:hAnsi="Times New Roman" w:cs="B Zar"/>
          <w:sz w:val="32"/>
          <w:szCs w:val="32"/>
          <w:rtl/>
        </w:rPr>
        <w:t>قابل تفسیر</w:t>
      </w:r>
    </w:p>
    <w:p w:rsidR="00DD3A3F" w:rsidRPr="00E86973" w:rsidRDefault="00DD3A3F" w:rsidP="00DD3A3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E86973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معایب</w:t>
      </w:r>
    </w:p>
    <w:p w:rsidR="00DD3A3F" w:rsidRDefault="00DD3A3F" w:rsidP="00DD3A3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E86973">
        <w:rPr>
          <w:rFonts w:ascii="Times New Roman" w:eastAsia="Times New Roman" w:hAnsi="Times New Roman" w:cs="B Zar"/>
          <w:sz w:val="32"/>
          <w:szCs w:val="32"/>
          <w:rtl/>
        </w:rPr>
        <w:t>ناتوان در مدل‌سازی روابط پیچیده</w:t>
      </w:r>
    </w:p>
    <w:p w:rsidR="006F0BCD" w:rsidRPr="006F0BCD" w:rsidRDefault="006F0BCD" w:rsidP="006F0B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</w:p>
    <w:p w:rsidR="006F0BCD" w:rsidRPr="00AE0608" w:rsidRDefault="006F0BCD" w:rsidP="00AE0608">
      <w:pPr>
        <w:pStyle w:val="Heading3"/>
        <w:bidi/>
        <w:rPr>
          <w:rFonts w:cs="B Zar"/>
          <w:sz w:val="36"/>
          <w:szCs w:val="36"/>
        </w:rPr>
      </w:pPr>
      <w:r w:rsidRPr="00AE0608">
        <w:rPr>
          <w:rFonts w:cs="B Zar"/>
          <w:sz w:val="36"/>
          <w:szCs w:val="36"/>
          <w:rtl/>
        </w:rPr>
        <w:lastRenderedPageBreak/>
        <w:t>تابع خطا</w:t>
      </w:r>
      <w:r w:rsidRPr="00AE0608">
        <w:rPr>
          <w:rFonts w:cs="B Zar"/>
          <w:sz w:val="36"/>
          <w:szCs w:val="36"/>
        </w:rPr>
        <w:t xml:space="preserve"> (Cost Function)</w:t>
      </w:r>
    </w:p>
    <w:p w:rsidR="006F0BCD" w:rsidRPr="006F0BCD" w:rsidRDefault="006F0BCD" w:rsidP="006F0BCD">
      <w:pPr>
        <w:pStyle w:val="NormalWeb"/>
        <w:bidi/>
        <w:rPr>
          <w:rFonts w:cs="B Zar"/>
          <w:sz w:val="32"/>
          <w:szCs w:val="32"/>
        </w:rPr>
      </w:pPr>
      <w:r w:rsidRPr="006F0BCD">
        <w:rPr>
          <w:rFonts w:cs="B Zar"/>
          <w:sz w:val="32"/>
          <w:szCs w:val="32"/>
        </w:rPr>
        <w:t>Linear Regression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Pr="006F0BCD">
        <w:rPr>
          <w:rFonts w:cs="B Zar"/>
          <w:sz w:val="32"/>
          <w:szCs w:val="32"/>
        </w:rPr>
        <w:t xml:space="preserve"> </w:t>
      </w:r>
      <w:r w:rsidRPr="006F0BCD">
        <w:rPr>
          <w:rFonts w:cs="B Zar"/>
          <w:sz w:val="32"/>
          <w:szCs w:val="32"/>
          <w:rtl/>
        </w:rPr>
        <w:t>ضرایب را طوری پیدا می‌کند که مجموع خطاها کمینه شود</w:t>
      </w:r>
      <w:r w:rsidRPr="006F0BCD">
        <w:rPr>
          <w:rFonts w:cs="B Zar"/>
          <w:sz w:val="32"/>
          <w:szCs w:val="32"/>
        </w:rPr>
        <w:t>.</w:t>
      </w:r>
    </w:p>
    <w:p w:rsidR="006F0BCD" w:rsidRDefault="006F0BCD" w:rsidP="006F0BCD">
      <w:pPr>
        <w:pStyle w:val="NormalWeb"/>
        <w:bidi/>
        <w:rPr>
          <w:rFonts w:cs="B Zar"/>
          <w:sz w:val="32"/>
          <w:szCs w:val="32"/>
        </w:rPr>
      </w:pPr>
      <w:r w:rsidRPr="006F0BCD">
        <w:rPr>
          <w:rFonts w:cs="B Zar"/>
          <w:sz w:val="32"/>
          <w:szCs w:val="32"/>
          <w:rtl/>
        </w:rPr>
        <w:t>معمولاً از</w:t>
      </w:r>
      <w:r>
        <w:rPr>
          <w:rFonts w:cs="B Zar"/>
          <w:sz w:val="32"/>
          <w:szCs w:val="32"/>
        </w:rPr>
        <w:t xml:space="preserve"> </w:t>
      </w:r>
      <w:r w:rsidRPr="006F0BCD">
        <w:rPr>
          <w:rStyle w:val="Strong"/>
          <w:rFonts w:cs="B Zar"/>
          <w:sz w:val="32"/>
          <w:szCs w:val="32"/>
        </w:rPr>
        <w:t>Mean Squared Error (MSE)</w:t>
      </w:r>
      <w:r w:rsidRPr="006F0BCD">
        <w:rPr>
          <w:rFonts w:cs="B Zar"/>
          <w:sz w:val="32"/>
          <w:szCs w:val="32"/>
        </w:rPr>
        <w:t xml:space="preserve"> </w:t>
      </w:r>
      <w:r w:rsidRPr="006F0BCD">
        <w:rPr>
          <w:rFonts w:cs="B Zar"/>
          <w:sz w:val="32"/>
          <w:szCs w:val="32"/>
          <w:rtl/>
        </w:rPr>
        <w:t>استفاده می‌شود</w:t>
      </w:r>
      <w:r w:rsidRPr="006F0BCD">
        <w:rPr>
          <w:rFonts w:cs="B Zar"/>
          <w:sz w:val="32"/>
          <w:szCs w:val="32"/>
        </w:rPr>
        <w:t>:</w:t>
      </w:r>
    </w:p>
    <w:p w:rsidR="006F0BCD" w:rsidRPr="006F0BCD" w:rsidRDefault="00CC4F68" w:rsidP="00CC4F68">
      <w:pPr>
        <w:pStyle w:val="NormalWeb"/>
        <w:bidi/>
        <w:rPr>
          <w:rFonts w:cs="B Zar"/>
          <w:sz w:val="32"/>
          <w:szCs w:val="32"/>
        </w:rPr>
      </w:pPr>
      <m:oMathPara>
        <m:oMath>
          <m:r>
            <w:rPr>
              <w:rFonts w:ascii="Cambria Math" w:hAnsi="Cambria Math" w:cs="B Zar"/>
              <w:sz w:val="32"/>
              <w:szCs w:val="32"/>
            </w:rPr>
            <m:t>MSE=</m:t>
          </m:r>
          <m:f>
            <m:fPr>
              <m:ctrlPr>
                <w:rPr>
                  <w:rFonts w:ascii="Cambria Math" w:hAnsi="Cambria Math" w:cs="B Zar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Zar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B Zar"/>
                  <w:sz w:val="32"/>
                  <w:szCs w:val="3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B Zar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B Zar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B Zar"/>
                  <w:sz w:val="32"/>
                  <w:szCs w:val="32"/>
                </w:rPr>
                <m:t>n</m:t>
              </m:r>
            </m:sup>
            <m:e>
              <m:r>
                <w:rPr>
                  <w:rFonts w:ascii="Cambria Math" w:hAnsi="Cambria Math" w:cs="B Zar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hAnsi="Cambria Math" w:cs="B Zar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B Zar"/>
                      <w:sz w:val="32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 w:cs="B Zar"/>
                      <w:sz w:val="32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 w:cs="B Zar"/>
                  <w:sz w:val="32"/>
                  <w:szCs w:val="32"/>
                </w:rPr>
                <m:t>-</m:t>
              </m:r>
            </m:e>
          </m:nary>
          <m:acc>
            <m:accPr>
              <m:ctrlPr>
                <w:rPr>
                  <w:rFonts w:ascii="Cambria Math" w:hAnsi="Cambria Math" w:cs="B Zar"/>
                  <w:i/>
                  <w:sz w:val="32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Zar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B Zar"/>
                      <w:sz w:val="32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 w:cs="B Zar"/>
                      <w:sz w:val="32"/>
                      <w:szCs w:val="32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="B Zar"/>
              <w:sz w:val="32"/>
              <w:szCs w:val="32"/>
            </w:rPr>
            <m:t>)</m:t>
          </m:r>
        </m:oMath>
      </m:oMathPara>
    </w:p>
    <w:p w:rsidR="006F0BCD" w:rsidRDefault="00CC4F68" w:rsidP="006F0B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  <w:lang w:bidi="fa-IR"/>
        </w:rPr>
      </w:pPr>
      <w:r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>که در آن:</w:t>
      </w:r>
    </w:p>
    <w:p w:rsidR="00CC4F68" w:rsidRDefault="00AE0608" w:rsidP="00CC4F6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i/>
          <w:sz w:val="32"/>
          <w:szCs w:val="32"/>
          <w:rtl/>
        </w:rPr>
      </w:pPr>
      <m:oMath>
        <m:sSub>
          <m:sSubPr>
            <m:ctrlPr>
              <w:rPr>
                <w:rFonts w:ascii="Cambria Math" w:eastAsia="Times New Roman" w:hAnsi="Cambria Math" w:cs="B Zar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B Zar"/>
                <w:sz w:val="32"/>
                <w:szCs w:val="32"/>
              </w:rPr>
              <m:t>y</m:t>
            </m:r>
          </m:e>
          <m:sub>
            <m:r>
              <w:rPr>
                <w:rFonts w:ascii="Cambria Math" w:hAnsi="Cambria Math" w:cs="B Zar"/>
                <w:sz w:val="32"/>
                <w:szCs w:val="32"/>
              </w:rPr>
              <m:t>i</m:t>
            </m:r>
          </m:sub>
        </m:sSub>
      </m:oMath>
      <w:r w:rsidR="00CC4F68">
        <w:rPr>
          <w:rFonts w:ascii="Times New Roman" w:eastAsia="Times New Roman" w:hAnsi="Times New Roman" w:cs="B Zar" w:hint="cs"/>
          <w:i/>
          <w:sz w:val="32"/>
          <w:szCs w:val="32"/>
          <w:rtl/>
        </w:rPr>
        <w:t xml:space="preserve"> مقادیر واقعی</w:t>
      </w:r>
    </w:p>
    <w:p w:rsidR="00CC4F68" w:rsidRDefault="00CC4F68" w:rsidP="00CC4F6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i/>
          <w:sz w:val="32"/>
          <w:szCs w:val="32"/>
          <w:rtl/>
        </w:rPr>
      </w:pPr>
      <w:r>
        <w:rPr>
          <w:rFonts w:ascii="Times New Roman" w:eastAsia="Times New Roman" w:hAnsi="Times New Roman" w:cs="B Zar" w:hint="cs"/>
          <w:i/>
          <w:sz w:val="32"/>
          <w:szCs w:val="32"/>
          <w:rtl/>
        </w:rPr>
        <w:t xml:space="preserve"> </w:t>
      </w:r>
      <m:oMath>
        <m:acc>
          <m:accPr>
            <m:ctrlPr>
              <w:rPr>
                <w:rFonts w:ascii="Cambria Math" w:eastAsia="Times New Roman" w:hAnsi="Cambria Math" w:cs="B Zar"/>
                <w:i/>
                <w:sz w:val="32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B Zar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B Zar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 w:cs="B Zar"/>
                    <w:sz w:val="32"/>
                    <w:szCs w:val="32"/>
                  </w:rPr>
                  <m:t>i</m:t>
                </m:r>
              </m:sub>
            </m:sSub>
          </m:e>
        </m:acc>
      </m:oMath>
      <w:r>
        <w:rPr>
          <w:rFonts w:ascii="Times New Roman" w:eastAsia="Times New Roman" w:hAnsi="Times New Roman" w:cs="B Zar" w:hint="cs"/>
          <w:i/>
          <w:sz w:val="32"/>
          <w:szCs w:val="32"/>
          <w:rtl/>
        </w:rPr>
        <w:t xml:space="preserve"> مقادیر پیش‌بینی شده</w:t>
      </w:r>
    </w:p>
    <w:p w:rsidR="00F348EA" w:rsidRPr="00DC6244" w:rsidRDefault="00F348EA" w:rsidP="00F348E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</w:rPr>
      </w:pPr>
      <w:r w:rsidRPr="00DC6244">
        <w:rPr>
          <w:rFonts w:ascii="Times New Roman" w:eastAsia="Times New Roman" w:hAnsi="Times New Roman" w:cs="B Zar"/>
          <w:b/>
          <w:bCs/>
          <w:sz w:val="36"/>
          <w:szCs w:val="36"/>
          <w:rtl/>
        </w:rPr>
        <w:t>کد</w:t>
      </w:r>
    </w:p>
    <w:p w:rsidR="00CC4F68" w:rsidRDefault="00F348EA" w:rsidP="00F348EA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Zar"/>
          <w:i/>
          <w:sz w:val="32"/>
          <w:szCs w:val="32"/>
          <w:lang w:bidi="fa-IR"/>
        </w:rPr>
      </w:pPr>
      <w:r>
        <w:rPr>
          <w:noProof/>
        </w:rPr>
        <w:drawing>
          <wp:inline distT="0" distB="0" distL="0" distR="0" wp14:anchorId="176A620B" wp14:editId="1E63187D">
            <wp:extent cx="3408570" cy="700391"/>
            <wp:effectExtent l="0" t="0" r="1905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2462" cy="70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8EA" w:rsidRDefault="00F348EA" w:rsidP="00F348EA">
      <w:pPr>
        <w:pStyle w:val="FirstParagraph"/>
        <w:bidi/>
        <w:rPr>
          <w:rFonts w:cs="B Zar"/>
          <w:sz w:val="32"/>
          <w:szCs w:val="32"/>
          <w:rtl/>
        </w:rPr>
      </w:pPr>
      <w:r w:rsidRPr="00F348EA">
        <w:rPr>
          <w:rFonts w:cs="B Zar"/>
          <w:sz w:val="32"/>
          <w:szCs w:val="32"/>
          <w:rtl/>
        </w:rPr>
        <w:t>مدل</w:t>
      </w:r>
      <w:r w:rsidRPr="00F348EA">
        <w:rPr>
          <w:rFonts w:cs="B Zar"/>
          <w:sz w:val="32"/>
          <w:szCs w:val="32"/>
        </w:rPr>
        <w:t xml:space="preserve"> </w:t>
      </w:r>
      <w:r w:rsidRPr="00F348EA">
        <w:rPr>
          <w:rFonts w:cs="B Zar"/>
          <w:sz w:val="32"/>
          <w:szCs w:val="32"/>
          <w:rtl/>
        </w:rPr>
        <w:t>رگرسیون</w:t>
      </w:r>
      <w:r w:rsidRPr="00F348EA">
        <w:rPr>
          <w:rFonts w:cs="B Zar"/>
          <w:sz w:val="32"/>
          <w:szCs w:val="32"/>
        </w:rPr>
        <w:t xml:space="preserve"> </w:t>
      </w:r>
      <w:r w:rsidRPr="00F348EA">
        <w:rPr>
          <w:rFonts w:cs="B Zar"/>
          <w:sz w:val="32"/>
          <w:szCs w:val="32"/>
          <w:rtl/>
        </w:rPr>
        <w:t>خطی</w:t>
      </w:r>
      <w:r w:rsidRPr="00F348EA">
        <w:rPr>
          <w:rFonts w:cs="B Zar"/>
          <w:sz w:val="32"/>
          <w:szCs w:val="32"/>
        </w:rPr>
        <w:t xml:space="preserve"> </w:t>
      </w:r>
      <w:r w:rsidRPr="00F348EA">
        <w:rPr>
          <w:rFonts w:cs="B Zar"/>
          <w:sz w:val="32"/>
          <w:szCs w:val="32"/>
          <w:rtl/>
        </w:rPr>
        <w:t>روی</w:t>
      </w:r>
      <w:r w:rsidRPr="00F348EA">
        <w:rPr>
          <w:rFonts w:cs="B Zar"/>
          <w:sz w:val="32"/>
          <w:szCs w:val="32"/>
        </w:rPr>
        <w:t xml:space="preserve"> </w:t>
      </w:r>
      <w:r w:rsidRPr="00F348EA">
        <w:rPr>
          <w:rFonts w:cs="B Zar"/>
          <w:sz w:val="32"/>
          <w:szCs w:val="32"/>
          <w:rtl/>
        </w:rPr>
        <w:t>داده</w:t>
      </w:r>
      <w:r w:rsidRPr="00F348EA">
        <w:rPr>
          <w:rFonts w:cs="B Zar"/>
          <w:sz w:val="32"/>
          <w:szCs w:val="32"/>
        </w:rPr>
        <w:t>‌</w:t>
      </w:r>
      <w:r w:rsidRPr="00F348EA">
        <w:rPr>
          <w:rFonts w:cs="B Zar"/>
          <w:sz w:val="32"/>
          <w:szCs w:val="32"/>
          <w:rtl/>
        </w:rPr>
        <w:t>های</w:t>
      </w:r>
      <w:r w:rsidRPr="00F348EA">
        <w:rPr>
          <w:rFonts w:cs="B Zar"/>
          <w:sz w:val="32"/>
          <w:szCs w:val="32"/>
        </w:rPr>
        <w:t xml:space="preserve"> </w:t>
      </w:r>
      <w:r w:rsidRPr="00F348EA">
        <w:rPr>
          <w:rFonts w:cs="B Zar"/>
          <w:sz w:val="32"/>
          <w:szCs w:val="32"/>
          <w:rtl/>
        </w:rPr>
        <w:t>آموزشی</w:t>
      </w:r>
      <w:r>
        <w:rPr>
          <w:rFonts w:cs="B Zar" w:hint="cs"/>
          <w:sz w:val="32"/>
          <w:szCs w:val="32"/>
          <w:rtl/>
        </w:rPr>
        <w:t>،</w:t>
      </w:r>
      <w:r w:rsidRPr="00F348EA">
        <w:rPr>
          <w:rFonts w:cs="B Zar"/>
          <w:sz w:val="32"/>
          <w:szCs w:val="32"/>
        </w:rPr>
        <w:t xml:space="preserve"> </w:t>
      </w:r>
      <w:r w:rsidRPr="00F348EA">
        <w:rPr>
          <w:rFonts w:cs="B Zar"/>
          <w:sz w:val="32"/>
          <w:szCs w:val="32"/>
          <w:rtl/>
        </w:rPr>
        <w:t>آموزش</w:t>
      </w:r>
      <w:r w:rsidRPr="00F348EA">
        <w:rPr>
          <w:rFonts w:cs="B Zar"/>
          <w:sz w:val="32"/>
          <w:szCs w:val="32"/>
        </w:rPr>
        <w:t xml:space="preserve"> </w:t>
      </w:r>
      <w:r w:rsidRPr="00F348EA">
        <w:rPr>
          <w:rFonts w:cs="B Zar"/>
          <w:sz w:val="32"/>
          <w:szCs w:val="32"/>
          <w:rtl/>
        </w:rPr>
        <w:t>داده</w:t>
      </w:r>
      <w:r w:rsidRPr="00F348EA">
        <w:rPr>
          <w:rFonts w:cs="B Zar"/>
          <w:sz w:val="32"/>
          <w:szCs w:val="32"/>
        </w:rPr>
        <w:t xml:space="preserve"> </w:t>
      </w:r>
      <w:r w:rsidRPr="00F348EA">
        <w:rPr>
          <w:rFonts w:cs="B Zar"/>
          <w:sz w:val="32"/>
          <w:szCs w:val="32"/>
          <w:rtl/>
        </w:rPr>
        <w:t>شد</w:t>
      </w:r>
      <w:r w:rsidRPr="00F348EA">
        <w:rPr>
          <w:rFonts w:cs="B Zar"/>
          <w:sz w:val="32"/>
          <w:szCs w:val="32"/>
        </w:rPr>
        <w:t>.</w:t>
      </w:r>
    </w:p>
    <w:p w:rsidR="005D54EC" w:rsidRDefault="005D54EC" w:rsidP="005D5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i/>
          <w:sz w:val="32"/>
          <w:szCs w:val="32"/>
          <w:lang w:bidi="fa-IR"/>
        </w:rPr>
      </w:pPr>
    </w:p>
    <w:p w:rsidR="005D54EC" w:rsidRPr="00AE0608" w:rsidRDefault="005D54EC" w:rsidP="00AE0608">
      <w:pPr>
        <w:pStyle w:val="Heading3"/>
        <w:bidi/>
        <w:rPr>
          <w:sz w:val="36"/>
          <w:szCs w:val="36"/>
        </w:rPr>
      </w:pPr>
      <w:r w:rsidRPr="00AE0608">
        <w:rPr>
          <w:sz w:val="36"/>
          <w:szCs w:val="36"/>
        </w:rPr>
        <w:t>Mean Absolute Error (MAE)</w:t>
      </w:r>
    </w:p>
    <w:p w:rsidR="005D54EC" w:rsidRPr="001C6E62" w:rsidRDefault="005D54EC" w:rsidP="005D54EC">
      <w:pPr>
        <w:pStyle w:val="NormalWeb"/>
        <w:bidi/>
        <w:jc w:val="both"/>
        <w:rPr>
          <w:rFonts w:cs="B Zar"/>
          <w:sz w:val="32"/>
          <w:szCs w:val="32"/>
        </w:rPr>
      </w:pPr>
      <w:r w:rsidRPr="001C6E62">
        <w:rPr>
          <w:rFonts w:cs="B Zar"/>
          <w:sz w:val="32"/>
          <w:szCs w:val="32"/>
        </w:rPr>
        <w:t xml:space="preserve">MAE </w:t>
      </w:r>
      <w:r>
        <w:rPr>
          <w:rFonts w:cs="B Zar" w:hint="cs"/>
          <w:sz w:val="32"/>
          <w:szCs w:val="32"/>
          <w:rtl/>
        </w:rPr>
        <w:t xml:space="preserve"> </w:t>
      </w:r>
      <w:r w:rsidRPr="001C6E62">
        <w:rPr>
          <w:rFonts w:cs="B Zar"/>
          <w:sz w:val="32"/>
          <w:szCs w:val="32"/>
          <w:rtl/>
        </w:rPr>
        <w:t>میانگین قدرمطلق اختلاف بین مقدار واقعی و مقدار پیش‌بینی شده توسط مدل را محاسبه می‌کند</w:t>
      </w:r>
      <w:r w:rsidRPr="001C6E62">
        <w:rPr>
          <w:rFonts w:cs="B Zar"/>
          <w:sz w:val="32"/>
          <w:szCs w:val="32"/>
        </w:rPr>
        <w:t>.</w:t>
      </w:r>
    </w:p>
    <w:p w:rsidR="005D54EC" w:rsidRPr="001C6E62" w:rsidRDefault="005D54EC" w:rsidP="005D54EC">
      <w:pPr>
        <w:pStyle w:val="NormalWeb"/>
        <w:bidi/>
        <w:jc w:val="both"/>
        <w:rPr>
          <w:rFonts w:cs="B Zar"/>
          <w:sz w:val="32"/>
          <w:szCs w:val="32"/>
        </w:rPr>
      </w:pPr>
      <w:r w:rsidRPr="001C6E62">
        <w:rPr>
          <w:rFonts w:cs="B Zar"/>
          <w:sz w:val="32"/>
          <w:szCs w:val="32"/>
          <w:rtl/>
        </w:rPr>
        <w:t>به زبان ساده</w:t>
      </w:r>
      <w:r w:rsidRPr="001C6E62">
        <w:rPr>
          <w:rFonts w:cs="B Zar"/>
          <w:sz w:val="32"/>
          <w:szCs w:val="32"/>
        </w:rPr>
        <w:t>:</w:t>
      </w:r>
    </w:p>
    <w:p w:rsidR="005D54EC" w:rsidRPr="001C6E62" w:rsidRDefault="005D54EC" w:rsidP="005D54EC">
      <w:pPr>
        <w:pStyle w:val="NormalWeb"/>
        <w:bidi/>
        <w:jc w:val="both"/>
        <w:rPr>
          <w:rFonts w:cs="B Zar"/>
          <w:sz w:val="32"/>
          <w:szCs w:val="32"/>
        </w:rPr>
      </w:pPr>
      <w:r w:rsidRPr="001C6E62">
        <w:rPr>
          <w:rFonts w:cs="B Zar"/>
          <w:sz w:val="32"/>
          <w:szCs w:val="32"/>
          <w:rtl/>
        </w:rPr>
        <w:lastRenderedPageBreak/>
        <w:t>این معیار نشان می‌دهد مدل به طور متوسط چقدر خطا دارد</w:t>
      </w:r>
      <w:r w:rsidRPr="001C6E62">
        <w:rPr>
          <w:rFonts w:cs="B Zar"/>
          <w:sz w:val="32"/>
          <w:szCs w:val="32"/>
        </w:rPr>
        <w:t>.</w:t>
      </w:r>
    </w:p>
    <w:p w:rsidR="005D54EC" w:rsidRDefault="005D54EC" w:rsidP="005D54EC">
      <w:pPr>
        <w:pStyle w:val="NormalWeb"/>
        <w:bidi/>
        <w:jc w:val="both"/>
        <w:rPr>
          <w:rFonts w:cs="B Zar"/>
          <w:sz w:val="32"/>
          <w:szCs w:val="32"/>
          <w:rtl/>
        </w:rPr>
      </w:pPr>
      <w:r w:rsidRPr="001C6E62">
        <w:rPr>
          <w:rFonts w:cs="B Zar"/>
          <w:sz w:val="32"/>
          <w:szCs w:val="32"/>
          <w:rtl/>
        </w:rPr>
        <w:t>برای مثال اگر</w:t>
      </w:r>
      <w:r w:rsidRPr="001C6E62">
        <w:rPr>
          <w:rFonts w:cs="B Zar"/>
          <w:sz w:val="32"/>
          <w:szCs w:val="32"/>
        </w:rPr>
        <w:t xml:space="preserve"> MAE </w:t>
      </w:r>
      <w:r w:rsidRPr="001C6E62">
        <w:rPr>
          <w:rFonts w:cs="B Zar"/>
          <w:sz w:val="32"/>
          <w:szCs w:val="32"/>
          <w:rtl/>
        </w:rPr>
        <w:t xml:space="preserve">برابر </w:t>
      </w:r>
      <w:r>
        <w:rPr>
          <w:rFonts w:cs="B Zar"/>
          <w:sz w:val="32"/>
          <w:szCs w:val="32"/>
        </w:rPr>
        <w:t>1.5</w:t>
      </w:r>
      <w:r w:rsidRPr="001C6E62">
        <w:rPr>
          <w:rFonts w:cs="B Zar"/>
          <w:sz w:val="32"/>
          <w:szCs w:val="32"/>
          <w:rtl/>
        </w:rPr>
        <w:t xml:space="preserve"> باشد، یعنی پیش‌بینی‌های مدل به طور میانگین حدود 1.5 واحد با مقادیر واقعی اختلاف دارند</w:t>
      </w:r>
      <w:r w:rsidRPr="001C6E62">
        <w:rPr>
          <w:rFonts w:cs="B Zar"/>
          <w:sz w:val="32"/>
          <w:szCs w:val="32"/>
        </w:rPr>
        <w:t>.</w:t>
      </w:r>
    </w:p>
    <w:p w:rsidR="005D54EC" w:rsidRPr="001C6E62" w:rsidRDefault="005D54EC" w:rsidP="005D54EC">
      <w:pPr>
        <w:pStyle w:val="NormalWeb"/>
        <w:bidi/>
        <w:jc w:val="both"/>
        <w:rPr>
          <w:rFonts w:cs="B Zar"/>
          <w:sz w:val="32"/>
          <w:szCs w:val="32"/>
          <w:rtl/>
        </w:rPr>
      </w:pPr>
      <m:oMathPara>
        <m:oMath>
          <m:r>
            <w:rPr>
              <w:rFonts w:ascii="Cambria Math" w:hAnsi="Cambria Math" w:cs="B Zar"/>
              <w:sz w:val="32"/>
              <w:szCs w:val="32"/>
            </w:rPr>
            <m:t>MAE=</m:t>
          </m:r>
          <m:f>
            <m:fPr>
              <m:ctrlPr>
                <w:rPr>
                  <w:rFonts w:ascii="Cambria Math" w:hAnsi="Cambria Math" w:cs="B Zar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Zar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B Zar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B Zar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B Zar"/>
                  <w:sz w:val="32"/>
                  <w:szCs w:val="32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B Zar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B Zar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B Zar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B Zar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B Zar"/>
                      <w:sz w:val="32"/>
                      <w:szCs w:val="32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B Zar"/>
                          <w:i/>
                          <w:sz w:val="32"/>
                          <w:szCs w:val="32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B Zar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B Zar"/>
                              <w:sz w:val="32"/>
                              <w:szCs w:val="3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B Zar"/>
                              <w:sz w:val="32"/>
                              <w:szCs w:val="32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</m:e>
          </m:nary>
        </m:oMath>
      </m:oMathPara>
    </w:p>
    <w:p w:rsidR="005D54EC" w:rsidRPr="005F366C" w:rsidRDefault="005D54EC" w:rsidP="005D54E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5F366C">
        <w:rPr>
          <w:rFonts w:ascii="Times New Roman" w:eastAsia="Times New Roman" w:hAnsi="Times New Roman" w:cs="B Zar"/>
          <w:sz w:val="32"/>
          <w:szCs w:val="32"/>
          <w:rtl/>
        </w:rPr>
        <w:t>که در آن</w:t>
      </w:r>
      <w:r w:rsidRPr="005F366C">
        <w:rPr>
          <w:rFonts w:ascii="Times New Roman" w:eastAsia="Times New Roman" w:hAnsi="Times New Roman" w:cs="B Zar"/>
          <w:sz w:val="32"/>
          <w:szCs w:val="32"/>
        </w:rPr>
        <w:t>:</w:t>
      </w:r>
    </w:p>
    <w:p w:rsidR="005D54EC" w:rsidRPr="005F366C" w:rsidRDefault="005D54EC" w:rsidP="005D54E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5F366C">
        <w:rPr>
          <w:rFonts w:ascii="Times New Roman" w:eastAsia="Times New Roman" w:hAnsi="Times New Roman" w:cs="B Zar"/>
          <w:sz w:val="32"/>
          <w:szCs w:val="32"/>
        </w:rPr>
        <w:t>n</w:t>
      </w:r>
      <w:r>
        <w:rPr>
          <w:rFonts w:ascii="Times New Roman" w:eastAsia="Times New Roman" w:hAnsi="Times New Roman" w:cs="B Zar"/>
          <w:sz w:val="32"/>
          <w:szCs w:val="32"/>
        </w:rPr>
        <w:t xml:space="preserve"> </w:t>
      </w:r>
      <w:r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 xml:space="preserve"> </w:t>
      </w:r>
      <w:r w:rsidRPr="005F366C">
        <w:rPr>
          <w:rFonts w:ascii="Times New Roman" w:eastAsia="Times New Roman" w:hAnsi="Times New Roman" w:cs="B Zar"/>
          <w:sz w:val="32"/>
          <w:szCs w:val="32"/>
        </w:rPr>
        <w:t xml:space="preserve"> : </w:t>
      </w:r>
      <w:r w:rsidRPr="005F366C">
        <w:rPr>
          <w:rFonts w:ascii="Times New Roman" w:eastAsia="Times New Roman" w:hAnsi="Times New Roman" w:cs="B Zar"/>
          <w:sz w:val="32"/>
          <w:szCs w:val="32"/>
          <w:rtl/>
        </w:rPr>
        <w:t xml:space="preserve">تعداد نمونه‌ها </w:t>
      </w:r>
    </w:p>
    <w:p w:rsidR="005D54EC" w:rsidRPr="005F366C" w:rsidRDefault="00AE0608" w:rsidP="005D54E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>
        <m:sSub>
          <m:sSubPr>
            <m:ctrlPr>
              <w:rPr>
                <w:rFonts w:ascii="Cambria Math" w:eastAsia="Times New Roman" w:hAnsi="Cambria Math" w:cs="B Zar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B Zar"/>
                <w:sz w:val="32"/>
                <w:szCs w:val="32"/>
              </w:rPr>
              <m:t>y</m:t>
            </m:r>
          </m:e>
          <m:sub>
            <m:r>
              <w:rPr>
                <w:rFonts w:ascii="Cambria Math" w:hAnsi="Cambria Math" w:cs="B Zar"/>
                <w:sz w:val="32"/>
                <w:szCs w:val="32"/>
              </w:rPr>
              <m:t>i</m:t>
            </m:r>
          </m:sub>
        </m:sSub>
      </m:oMath>
      <w:r w:rsidR="005D54EC" w:rsidRPr="005F366C">
        <w:rPr>
          <w:rFonts w:ascii="Times New Roman" w:eastAsia="Times New Roman" w:hAnsi="Times New Roman" w:cs="B Zar"/>
          <w:sz w:val="32"/>
          <w:szCs w:val="32"/>
        </w:rPr>
        <w:t xml:space="preserve"> : </w:t>
      </w:r>
      <w:r w:rsidR="005D54EC" w:rsidRPr="005F366C">
        <w:rPr>
          <w:rFonts w:ascii="Times New Roman" w:eastAsia="Times New Roman" w:hAnsi="Times New Roman" w:cs="B Zar"/>
          <w:sz w:val="32"/>
          <w:szCs w:val="32"/>
          <w:rtl/>
        </w:rPr>
        <w:t xml:space="preserve">مقدار واقعی </w:t>
      </w:r>
    </w:p>
    <w:p w:rsidR="005D54EC" w:rsidRPr="005F366C" w:rsidRDefault="00AE0608" w:rsidP="005D54E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>
        <m:acc>
          <m:accPr>
            <m:ctrlPr>
              <w:rPr>
                <w:rFonts w:ascii="Cambria Math" w:eastAsia="Times New Roman" w:hAnsi="Cambria Math" w:cs="B Zar"/>
                <w:i/>
                <w:sz w:val="32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B Zar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B Zar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 w:cs="B Zar"/>
                    <w:sz w:val="32"/>
                    <w:szCs w:val="32"/>
                  </w:rPr>
                  <m:t>i</m:t>
                </m:r>
              </m:sub>
            </m:sSub>
          </m:e>
        </m:acc>
      </m:oMath>
      <w:r w:rsidR="005D54EC" w:rsidRPr="005F366C">
        <w:rPr>
          <w:rFonts w:ascii="Times New Roman" w:eastAsia="Times New Roman" w:hAnsi="Times New Roman" w:cs="B Zar"/>
          <w:sz w:val="32"/>
          <w:szCs w:val="32"/>
        </w:rPr>
        <w:t xml:space="preserve"> : </w:t>
      </w:r>
      <w:r w:rsidR="005D54EC" w:rsidRPr="005F366C">
        <w:rPr>
          <w:rFonts w:ascii="Times New Roman" w:eastAsia="Times New Roman" w:hAnsi="Times New Roman" w:cs="B Zar"/>
          <w:sz w:val="32"/>
          <w:szCs w:val="32"/>
          <w:rtl/>
        </w:rPr>
        <w:t xml:space="preserve">مقدار پیش‌بینی شده </w:t>
      </w:r>
    </w:p>
    <w:p w:rsidR="005D54EC" w:rsidRPr="005F366C" w:rsidRDefault="00AE0608" w:rsidP="005D54E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B Zar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B Zar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B Zar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 w:cs="B Zar"/>
                    <w:sz w:val="32"/>
                    <w:szCs w:val="32"/>
                  </w:rPr>
                  <m:t>i</m:t>
                </m:r>
              </m:sub>
            </m:sSub>
            <m:r>
              <w:rPr>
                <w:rFonts w:ascii="Cambria Math" w:hAnsi="Cambria Math" w:cs="B Zar"/>
                <w:sz w:val="32"/>
                <w:szCs w:val="32"/>
              </w:rPr>
              <m:t>-</m:t>
            </m:r>
            <m:acc>
              <m:accPr>
                <m:ctrlPr>
                  <w:rPr>
                    <w:rFonts w:ascii="Cambria Math" w:eastAsia="Times New Roman" w:hAnsi="Cambria Math" w:cs="B Zar"/>
                    <w:i/>
                    <w:sz w:val="32"/>
                    <w:szCs w:val="32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B Zar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B Zar"/>
                        <w:sz w:val="32"/>
                        <w:szCs w:val="3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B Zar"/>
                        <w:sz w:val="32"/>
                        <w:szCs w:val="32"/>
                      </w:rPr>
                      <m:t>i</m:t>
                    </m:r>
                  </m:sub>
                </m:sSub>
              </m:e>
            </m:acc>
          </m:e>
        </m:d>
      </m:oMath>
      <w:r w:rsidR="005D54EC" w:rsidRPr="005F366C">
        <w:rPr>
          <w:rFonts w:ascii="Times New Roman" w:eastAsia="Times New Roman" w:hAnsi="Times New Roman" w:cs="B Zar"/>
          <w:sz w:val="32"/>
          <w:szCs w:val="32"/>
        </w:rPr>
        <w:t xml:space="preserve"> : </w:t>
      </w:r>
      <w:r w:rsidR="005D54EC" w:rsidRPr="005F366C">
        <w:rPr>
          <w:rFonts w:ascii="Times New Roman" w:eastAsia="Times New Roman" w:hAnsi="Times New Roman" w:cs="B Zar"/>
          <w:sz w:val="32"/>
          <w:szCs w:val="32"/>
          <w:rtl/>
        </w:rPr>
        <w:t>قدرمطلق خطا</w:t>
      </w:r>
    </w:p>
    <w:p w:rsidR="005D54EC" w:rsidRPr="005D54EC" w:rsidRDefault="005D54EC" w:rsidP="005D54EC">
      <w:pPr>
        <w:bidi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5D54EC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مزایا</w:t>
      </w:r>
    </w:p>
    <w:p w:rsidR="005D54EC" w:rsidRPr="005D54EC" w:rsidRDefault="005D54EC" w:rsidP="005D54EC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Zar"/>
          <w:sz w:val="32"/>
          <w:szCs w:val="32"/>
        </w:rPr>
      </w:pPr>
      <w:r w:rsidRPr="005D54EC">
        <w:rPr>
          <w:rFonts w:ascii="Segoe UI Symbol" w:eastAsia="Times New Roman" w:hAnsi="Segoe UI Symbol" w:cs="B Zar"/>
          <w:sz w:val="32"/>
          <w:szCs w:val="32"/>
        </w:rPr>
        <w:t>✅</w:t>
      </w:r>
      <w:r w:rsidRPr="005D54EC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5D54EC">
        <w:rPr>
          <w:rFonts w:ascii="Times New Roman" w:eastAsia="Times New Roman" w:hAnsi="Times New Roman" w:cs="B Zar"/>
          <w:sz w:val="32"/>
          <w:szCs w:val="32"/>
          <w:rtl/>
        </w:rPr>
        <w:t>فهم و تفسیر بسیار آسان</w:t>
      </w:r>
    </w:p>
    <w:p w:rsidR="005D54EC" w:rsidRPr="005D54EC" w:rsidRDefault="005D54EC" w:rsidP="005D54EC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Zar"/>
          <w:sz w:val="32"/>
          <w:szCs w:val="32"/>
        </w:rPr>
      </w:pPr>
      <w:r w:rsidRPr="005D54EC">
        <w:rPr>
          <w:rFonts w:ascii="Segoe UI Symbol" w:eastAsia="Times New Roman" w:hAnsi="Segoe UI Symbol" w:cs="B Zar"/>
          <w:sz w:val="32"/>
          <w:szCs w:val="32"/>
        </w:rPr>
        <w:t>✅</w:t>
      </w:r>
      <w:r w:rsidRPr="005D54EC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5D54EC">
        <w:rPr>
          <w:rFonts w:ascii="Times New Roman" w:eastAsia="Times New Roman" w:hAnsi="Times New Roman" w:cs="B Zar"/>
          <w:sz w:val="32"/>
          <w:szCs w:val="32"/>
          <w:rtl/>
        </w:rPr>
        <w:t>حساسیت کمتر به داده‌های پرت</w:t>
      </w:r>
      <w:r w:rsidRPr="005D54EC">
        <w:rPr>
          <w:rFonts w:ascii="Times New Roman" w:eastAsia="Times New Roman" w:hAnsi="Times New Roman" w:cs="B Zar"/>
          <w:sz w:val="32"/>
          <w:szCs w:val="32"/>
        </w:rPr>
        <w:t xml:space="preserve"> (Outlier)</w:t>
      </w:r>
    </w:p>
    <w:p w:rsidR="005D54EC" w:rsidRPr="005D54EC" w:rsidRDefault="005D54EC" w:rsidP="005D54EC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Zar"/>
          <w:sz w:val="32"/>
          <w:szCs w:val="32"/>
        </w:rPr>
      </w:pPr>
      <w:r w:rsidRPr="005D54EC">
        <w:rPr>
          <w:rFonts w:ascii="Segoe UI Symbol" w:eastAsia="Times New Roman" w:hAnsi="Segoe UI Symbol" w:cs="B Zar"/>
          <w:sz w:val="32"/>
          <w:szCs w:val="32"/>
        </w:rPr>
        <w:t>✅</w:t>
      </w:r>
      <w:r w:rsidRPr="005D54EC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5D54EC">
        <w:rPr>
          <w:rFonts w:ascii="Times New Roman" w:eastAsia="Times New Roman" w:hAnsi="Times New Roman" w:cs="B Zar"/>
          <w:sz w:val="32"/>
          <w:szCs w:val="32"/>
          <w:rtl/>
        </w:rPr>
        <w:t>واحد خروجی با واحد متغیر هدف یکسان است</w:t>
      </w:r>
    </w:p>
    <w:p w:rsidR="005D54EC" w:rsidRPr="005D54EC" w:rsidRDefault="005D54EC" w:rsidP="005D54EC">
      <w:pPr>
        <w:bidi/>
        <w:spacing w:after="0" w:line="240" w:lineRule="auto"/>
        <w:ind w:left="360"/>
        <w:rPr>
          <w:rFonts w:ascii="Times New Roman" w:eastAsia="Times New Roman" w:hAnsi="Times New Roman" w:cs="B Zar"/>
          <w:sz w:val="28"/>
          <w:szCs w:val="28"/>
        </w:rPr>
      </w:pPr>
    </w:p>
    <w:p w:rsidR="005D54EC" w:rsidRPr="005D54EC" w:rsidRDefault="005D54EC" w:rsidP="005D54EC">
      <w:pPr>
        <w:bidi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5D54EC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معایب</w:t>
      </w:r>
    </w:p>
    <w:p w:rsidR="005D54EC" w:rsidRPr="005D54EC" w:rsidRDefault="005D54EC" w:rsidP="005D54EC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Zar"/>
          <w:sz w:val="32"/>
          <w:szCs w:val="32"/>
        </w:rPr>
      </w:pPr>
      <w:r w:rsidRPr="005D54EC">
        <w:rPr>
          <w:rFonts w:ascii="Segoe UI Symbol" w:eastAsia="Times New Roman" w:hAnsi="Segoe UI Symbol" w:cs="B Zar"/>
          <w:sz w:val="32"/>
          <w:szCs w:val="32"/>
        </w:rPr>
        <w:t>❌</w:t>
      </w:r>
      <w:r w:rsidRPr="005D54EC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5D54EC">
        <w:rPr>
          <w:rFonts w:ascii="Times New Roman" w:eastAsia="Times New Roman" w:hAnsi="Times New Roman" w:cs="B Zar"/>
          <w:sz w:val="32"/>
          <w:szCs w:val="32"/>
          <w:rtl/>
        </w:rPr>
        <w:t>خطاهای بزرگ را به اندازه کافی جریمه نمی‌کند</w:t>
      </w:r>
    </w:p>
    <w:p w:rsidR="005D54EC" w:rsidRPr="005D54EC" w:rsidRDefault="005D54EC" w:rsidP="005D54EC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Zar"/>
          <w:sz w:val="32"/>
          <w:szCs w:val="32"/>
        </w:rPr>
      </w:pPr>
      <w:r w:rsidRPr="005D54EC">
        <w:rPr>
          <w:rFonts w:ascii="Segoe UI Symbol" w:eastAsia="Times New Roman" w:hAnsi="Segoe UI Symbol" w:cs="B Zar"/>
          <w:sz w:val="32"/>
          <w:szCs w:val="32"/>
        </w:rPr>
        <w:t>❌</w:t>
      </w:r>
      <w:r w:rsidRPr="005D54EC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5D54EC">
        <w:rPr>
          <w:rFonts w:ascii="Times New Roman" w:eastAsia="Times New Roman" w:hAnsi="Times New Roman" w:cs="B Zar"/>
          <w:sz w:val="32"/>
          <w:szCs w:val="32"/>
          <w:rtl/>
        </w:rPr>
        <w:t>تفاوت بین خطای 2 و 20 را خیلی شدید نشان نمی‌دهد</w:t>
      </w:r>
    </w:p>
    <w:p w:rsidR="001C6E62" w:rsidRDefault="005D54EC" w:rsidP="005D54EC">
      <w:pPr>
        <w:pStyle w:val="BodyText"/>
        <w:bidi/>
        <w:jc w:val="both"/>
        <w:rPr>
          <w:rFonts w:cs="Calibri"/>
          <w:sz w:val="32"/>
          <w:szCs w:val="32"/>
          <w:rtl/>
        </w:rPr>
      </w:pPr>
      <w:r w:rsidRPr="005D54EC">
        <w:rPr>
          <w:rFonts w:cs="Calibri" w:hint="cs"/>
          <w:sz w:val="32"/>
          <w:szCs w:val="32"/>
          <w:highlight w:val="yellow"/>
          <w:rtl/>
        </w:rPr>
        <w:lastRenderedPageBreak/>
        <w:t>"</w:t>
      </w:r>
      <w:r w:rsidRPr="005D54EC">
        <w:rPr>
          <w:rFonts w:cs="B Zar"/>
          <w:sz w:val="32"/>
          <w:szCs w:val="32"/>
          <w:highlight w:val="yellow"/>
          <w:rtl/>
        </w:rPr>
        <w:t>معیار</w:t>
      </w:r>
      <w:r w:rsidRPr="005D54EC">
        <w:rPr>
          <w:rFonts w:cs="B Zar"/>
          <w:sz w:val="32"/>
          <w:szCs w:val="32"/>
          <w:highlight w:val="yellow"/>
        </w:rPr>
        <w:t xml:space="preserve"> </w:t>
      </w:r>
      <w:r w:rsidRPr="005D54EC">
        <w:rPr>
          <w:rFonts w:asciiTheme="majorBidi" w:hAnsiTheme="majorBidi" w:cstheme="majorBidi"/>
          <w:sz w:val="32"/>
          <w:szCs w:val="32"/>
          <w:highlight w:val="yellow"/>
        </w:rPr>
        <w:t>MAE</w:t>
      </w:r>
      <w:r w:rsidRPr="005D54EC">
        <w:rPr>
          <w:rFonts w:cs="B Zar"/>
          <w:sz w:val="32"/>
          <w:szCs w:val="32"/>
          <w:highlight w:val="yellow"/>
        </w:rPr>
        <w:t xml:space="preserve"> </w:t>
      </w:r>
      <w:r w:rsidRPr="005D54EC">
        <w:rPr>
          <w:rFonts w:cs="B Zar"/>
          <w:sz w:val="32"/>
          <w:szCs w:val="32"/>
          <w:highlight w:val="yellow"/>
          <w:rtl/>
        </w:rPr>
        <w:t>میانگین مقدار مطلق خطاهای پیش‌بینی را اندازه‌گیری می‌کند. این معیار نشان می‌دهد که مدل به طور متوسط چه میزان از مقدار واقعی فاصله دارد. هرچه مقدار</w:t>
      </w:r>
      <w:r w:rsidRPr="005D54EC">
        <w:rPr>
          <w:rFonts w:cs="B Zar"/>
          <w:sz w:val="32"/>
          <w:szCs w:val="32"/>
          <w:highlight w:val="yellow"/>
        </w:rPr>
        <w:t xml:space="preserve"> </w:t>
      </w:r>
      <w:r w:rsidRPr="005D54EC">
        <w:rPr>
          <w:rFonts w:ascii="Times New Roman" w:hAnsi="Times New Roman" w:cs="Times New Roman"/>
          <w:sz w:val="32"/>
          <w:szCs w:val="32"/>
          <w:highlight w:val="yellow"/>
        </w:rPr>
        <w:t>MAE</w:t>
      </w:r>
      <w:r w:rsidRPr="005D54EC">
        <w:rPr>
          <w:rFonts w:cs="B Zar"/>
          <w:sz w:val="32"/>
          <w:szCs w:val="32"/>
          <w:highlight w:val="yellow"/>
        </w:rPr>
        <w:t xml:space="preserve"> </w:t>
      </w:r>
      <w:r w:rsidRPr="005D54EC">
        <w:rPr>
          <w:rFonts w:cs="B Zar"/>
          <w:sz w:val="32"/>
          <w:szCs w:val="32"/>
          <w:highlight w:val="yellow"/>
          <w:rtl/>
        </w:rPr>
        <w:t>کوچک‌تر باشد، عملکرد مدل بهتر خواهد بود</w:t>
      </w:r>
      <w:r w:rsidRPr="005D54EC">
        <w:rPr>
          <w:rFonts w:cs="B Zar"/>
          <w:sz w:val="32"/>
          <w:szCs w:val="32"/>
          <w:highlight w:val="yellow"/>
        </w:rPr>
        <w:t>.</w:t>
      </w:r>
      <w:r w:rsidRPr="005D54EC">
        <w:rPr>
          <w:rFonts w:cs="Calibri" w:hint="cs"/>
          <w:sz w:val="32"/>
          <w:szCs w:val="32"/>
          <w:highlight w:val="yellow"/>
          <w:rtl/>
        </w:rPr>
        <w:t>"</w:t>
      </w:r>
    </w:p>
    <w:p w:rsidR="005D5BA6" w:rsidRPr="005D5BA6" w:rsidRDefault="005D5BA6" w:rsidP="005D5BA6">
      <w:pPr>
        <w:pStyle w:val="NormalWeb"/>
        <w:bidi/>
        <w:jc w:val="both"/>
        <w:rPr>
          <w:rFonts w:cs="B Zar"/>
          <w:sz w:val="32"/>
          <w:szCs w:val="32"/>
        </w:rPr>
      </w:pPr>
      <w:r>
        <w:rPr>
          <w:rFonts w:cs="B Zar"/>
          <w:sz w:val="32"/>
          <w:szCs w:val="32"/>
        </w:rPr>
        <w:t xml:space="preserve"> </w:t>
      </w:r>
      <w:r w:rsidRPr="005D5BA6">
        <w:rPr>
          <w:rFonts w:cs="B Zar"/>
          <w:sz w:val="32"/>
          <w:szCs w:val="32"/>
        </w:rPr>
        <w:t xml:space="preserve">MSE </w:t>
      </w:r>
      <w:r w:rsidRPr="005D5BA6">
        <w:rPr>
          <w:rFonts w:cs="B Zar"/>
          <w:sz w:val="32"/>
          <w:szCs w:val="32"/>
          <w:rtl/>
        </w:rPr>
        <w:t>میانگین مربع اختلاف بین مقادیر واقعی و پیش‌بینی شده را محاسبه می‌کند</w:t>
      </w:r>
      <w:r w:rsidRPr="005D5BA6">
        <w:rPr>
          <w:rFonts w:cs="B Zar"/>
          <w:sz w:val="32"/>
          <w:szCs w:val="32"/>
        </w:rPr>
        <w:t>.</w:t>
      </w:r>
    </w:p>
    <w:p w:rsidR="005D5BA6" w:rsidRDefault="005D5BA6" w:rsidP="005D5BA6">
      <w:pPr>
        <w:pStyle w:val="NormalWeb"/>
        <w:bidi/>
        <w:jc w:val="both"/>
        <w:rPr>
          <w:rFonts w:cs="B Zar"/>
          <w:sz w:val="32"/>
          <w:szCs w:val="32"/>
        </w:rPr>
      </w:pPr>
      <w:r w:rsidRPr="005D5BA6">
        <w:rPr>
          <w:rFonts w:cs="B Zar"/>
          <w:sz w:val="32"/>
          <w:szCs w:val="32"/>
          <w:rtl/>
        </w:rPr>
        <w:t>برخلاف</w:t>
      </w:r>
      <w:r w:rsidRPr="005D5BA6">
        <w:rPr>
          <w:rFonts w:cs="B Zar"/>
          <w:sz w:val="32"/>
          <w:szCs w:val="32"/>
        </w:rPr>
        <w:t xml:space="preserve"> MAE</w:t>
      </w:r>
      <w:r w:rsidRPr="005D5BA6">
        <w:rPr>
          <w:rFonts w:cs="B Zar"/>
          <w:sz w:val="32"/>
          <w:szCs w:val="32"/>
          <w:rtl/>
        </w:rPr>
        <w:t>، در این معیار خطاها به توان دو می‌رسند</w:t>
      </w:r>
      <w:r>
        <w:rPr>
          <w:rFonts w:cs="B Zar"/>
          <w:sz w:val="32"/>
          <w:szCs w:val="32"/>
        </w:rPr>
        <w:t>.</w:t>
      </w:r>
    </w:p>
    <w:p w:rsidR="005D5BA6" w:rsidRDefault="005D5BA6" w:rsidP="005D5BA6">
      <w:pPr>
        <w:pStyle w:val="NormalWeb"/>
        <w:bidi/>
        <w:jc w:val="both"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فرمول </w:t>
      </w:r>
      <w:r>
        <w:rPr>
          <w:rFonts w:cs="B Zar"/>
          <w:sz w:val="32"/>
          <w:szCs w:val="32"/>
          <w:lang w:bidi="fa-IR"/>
        </w:rPr>
        <w:t>MSE</w:t>
      </w:r>
    </w:p>
    <w:p w:rsidR="005D5BA6" w:rsidRPr="005D5BA6" w:rsidRDefault="005D5BA6" w:rsidP="005D5BA6">
      <w:pPr>
        <w:pStyle w:val="NormalWeb"/>
        <w:bidi/>
        <w:jc w:val="both"/>
        <w:rPr>
          <w:rFonts w:cs="B Zar"/>
          <w:sz w:val="32"/>
          <w:szCs w:val="32"/>
          <w:lang w:bidi="fa-IR"/>
        </w:rPr>
      </w:pPr>
      <m:oMathPara>
        <m:oMath>
          <m:r>
            <w:rPr>
              <w:rFonts w:ascii="Cambria Math" w:hAnsi="Cambria Math" w:cs="B Zar"/>
              <w:sz w:val="32"/>
              <w:szCs w:val="32"/>
              <w:lang w:bidi="fa-IR"/>
            </w:rPr>
            <m:t>MSE=</m:t>
          </m:r>
          <m:f>
            <m:fPr>
              <m:ctrlPr>
                <w:rPr>
                  <w:rFonts w:ascii="Cambria Math" w:hAnsi="Cambria Math" w:cs="B Zar"/>
                  <w:i/>
                  <w:sz w:val="32"/>
                  <w:szCs w:val="32"/>
                  <w:lang w:bidi="fa-IR"/>
                </w:rPr>
              </m:ctrlPr>
            </m:fPr>
            <m:num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B Zar"/>
                  <w:i/>
                  <w:sz w:val="32"/>
                  <w:szCs w:val="32"/>
                  <w:lang w:bidi="fa-IR"/>
                </w:rPr>
              </m:ctrlPr>
            </m:naryPr>
            <m:sub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i=1</m:t>
              </m:r>
            </m:sub>
            <m:sup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B Zar"/>
                      <w:i/>
                      <w:sz w:val="32"/>
                      <w:szCs w:val="32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B Zar"/>
                          <w:i/>
                          <w:sz w:val="32"/>
                          <w:szCs w:val="32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 w:cs="B Zar"/>
                          <w:sz w:val="32"/>
                          <w:szCs w:val="32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B Zar"/>
                          <w:sz w:val="32"/>
                          <w:szCs w:val="32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B Zar"/>
                          <w:i/>
                          <w:sz w:val="32"/>
                          <w:szCs w:val="32"/>
                          <w:lang w:bidi="fa-IR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B Zar"/>
                              <w:i/>
                              <w:sz w:val="32"/>
                              <w:szCs w:val="32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B Zar"/>
                              <w:sz w:val="32"/>
                              <w:szCs w:val="32"/>
                              <w:lang w:bidi="fa-IR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B Zar"/>
                              <w:sz w:val="32"/>
                              <w:szCs w:val="32"/>
                              <w:lang w:bidi="fa-IR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)</m:t>
                  </m:r>
                </m:e>
                <m:sup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2</m:t>
                  </m:r>
                </m:sup>
              </m:sSup>
            </m:e>
          </m:nary>
        </m:oMath>
      </m:oMathPara>
    </w:p>
    <w:p w:rsidR="00E172E2" w:rsidRPr="00E172E2" w:rsidRDefault="00E172E2" w:rsidP="00E172E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E172E2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مزایا</w:t>
      </w:r>
    </w:p>
    <w:p w:rsidR="00E172E2" w:rsidRPr="00E172E2" w:rsidRDefault="00E172E2" w:rsidP="00E172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E172E2">
        <w:rPr>
          <w:rFonts w:ascii="Segoe UI Symbol" w:eastAsia="Times New Roman" w:hAnsi="Segoe UI Symbol" w:cs="B Zar"/>
          <w:sz w:val="32"/>
          <w:szCs w:val="32"/>
        </w:rPr>
        <w:t>✅</w:t>
      </w:r>
      <w:r w:rsidRPr="00E172E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E172E2">
        <w:rPr>
          <w:rFonts w:ascii="Times New Roman" w:eastAsia="Times New Roman" w:hAnsi="Times New Roman" w:cs="B Zar"/>
          <w:sz w:val="32"/>
          <w:szCs w:val="32"/>
          <w:rtl/>
        </w:rPr>
        <w:t>خطاهای بزرگ را شدیداً جریمه می‌کند</w:t>
      </w:r>
    </w:p>
    <w:p w:rsidR="00E172E2" w:rsidRPr="00E172E2" w:rsidRDefault="00E172E2" w:rsidP="00E172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E172E2">
        <w:rPr>
          <w:rFonts w:ascii="Segoe UI Symbol" w:eastAsia="Times New Roman" w:hAnsi="Segoe UI Symbol" w:cs="B Zar"/>
          <w:sz w:val="32"/>
          <w:szCs w:val="32"/>
        </w:rPr>
        <w:t>✅</w:t>
      </w:r>
      <w:r w:rsidRPr="00E172E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E172E2">
        <w:rPr>
          <w:rFonts w:ascii="Times New Roman" w:eastAsia="Times New Roman" w:hAnsi="Times New Roman" w:cs="B Zar"/>
          <w:sz w:val="32"/>
          <w:szCs w:val="32"/>
          <w:rtl/>
        </w:rPr>
        <w:t>مناسب برای بهینه‌سازی مدل‌های یادگیری ماشین</w:t>
      </w:r>
    </w:p>
    <w:p w:rsidR="00E172E2" w:rsidRPr="00E172E2" w:rsidRDefault="00E172E2" w:rsidP="00E172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E172E2">
        <w:rPr>
          <w:rFonts w:ascii="Segoe UI Symbol" w:eastAsia="Times New Roman" w:hAnsi="Segoe UI Symbol" w:cs="B Zar"/>
          <w:sz w:val="32"/>
          <w:szCs w:val="32"/>
        </w:rPr>
        <w:t>✅</w:t>
      </w:r>
      <w:r w:rsidRPr="00E172E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E172E2">
        <w:rPr>
          <w:rFonts w:ascii="Times New Roman" w:eastAsia="Times New Roman" w:hAnsi="Times New Roman" w:cs="B Zar"/>
          <w:sz w:val="32"/>
          <w:szCs w:val="32"/>
          <w:rtl/>
        </w:rPr>
        <w:t>معیار استاندارد در بسیاری از الگوریتم‌ها</w:t>
      </w:r>
    </w:p>
    <w:p w:rsidR="00E172E2" w:rsidRPr="00E172E2" w:rsidRDefault="00E172E2" w:rsidP="00E172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2E2" w:rsidRPr="00E172E2" w:rsidRDefault="00E172E2" w:rsidP="00E172E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E172E2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معایب</w:t>
      </w:r>
    </w:p>
    <w:p w:rsidR="00E172E2" w:rsidRPr="00E172E2" w:rsidRDefault="00E172E2" w:rsidP="00E172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72E2">
        <w:rPr>
          <w:rFonts w:ascii="Segoe UI Symbol" w:eastAsia="Times New Roman" w:hAnsi="Segoe UI Symbol" w:cs="Segoe UI Symbol"/>
          <w:sz w:val="32"/>
          <w:szCs w:val="32"/>
        </w:rPr>
        <w:t>❌</w:t>
      </w:r>
      <w:r w:rsidRPr="00E172E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172E2">
        <w:rPr>
          <w:rFonts w:ascii="Times New Roman" w:eastAsia="Times New Roman" w:hAnsi="Times New Roman" w:cs="Times New Roman"/>
          <w:sz w:val="32"/>
          <w:szCs w:val="32"/>
          <w:rtl/>
        </w:rPr>
        <w:t>نسبت به داده‌های پرت بسیار حساس است</w:t>
      </w:r>
    </w:p>
    <w:p w:rsidR="00E172E2" w:rsidRPr="00E172E2" w:rsidRDefault="00E172E2" w:rsidP="00E172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72E2">
        <w:rPr>
          <w:rFonts w:ascii="Segoe UI Symbol" w:eastAsia="Times New Roman" w:hAnsi="Segoe UI Symbol" w:cs="Segoe UI Symbol"/>
          <w:sz w:val="32"/>
          <w:szCs w:val="32"/>
        </w:rPr>
        <w:t>❌</w:t>
      </w:r>
      <w:r w:rsidRPr="00E172E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172E2">
        <w:rPr>
          <w:rFonts w:ascii="Times New Roman" w:eastAsia="Times New Roman" w:hAnsi="Times New Roman" w:cs="Times New Roman"/>
          <w:sz w:val="32"/>
          <w:szCs w:val="32"/>
          <w:rtl/>
        </w:rPr>
        <w:t>تفسیر آن از</w:t>
      </w:r>
      <w:r w:rsidRPr="00E172E2">
        <w:rPr>
          <w:rFonts w:ascii="Times New Roman" w:eastAsia="Times New Roman" w:hAnsi="Times New Roman" w:cs="Times New Roman"/>
          <w:sz w:val="32"/>
          <w:szCs w:val="32"/>
        </w:rPr>
        <w:t xml:space="preserve"> MAE </w:t>
      </w:r>
      <w:r w:rsidRPr="00E172E2">
        <w:rPr>
          <w:rFonts w:ascii="Times New Roman" w:eastAsia="Times New Roman" w:hAnsi="Times New Roman" w:cs="Times New Roman"/>
          <w:sz w:val="32"/>
          <w:szCs w:val="32"/>
          <w:rtl/>
        </w:rPr>
        <w:t>سخت‌تر است</w:t>
      </w:r>
    </w:p>
    <w:p w:rsidR="00E172E2" w:rsidRPr="00E172E2" w:rsidRDefault="00E172E2" w:rsidP="00E172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72E2">
        <w:rPr>
          <w:rFonts w:ascii="Segoe UI Symbol" w:eastAsia="Times New Roman" w:hAnsi="Segoe UI Symbol" w:cs="Segoe UI Symbol"/>
          <w:sz w:val="32"/>
          <w:szCs w:val="32"/>
        </w:rPr>
        <w:t>❌</w:t>
      </w:r>
      <w:r w:rsidRPr="00E172E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172E2">
        <w:rPr>
          <w:rFonts w:ascii="Times New Roman" w:eastAsia="Times New Roman" w:hAnsi="Times New Roman" w:cs="Times New Roman"/>
          <w:sz w:val="32"/>
          <w:szCs w:val="32"/>
          <w:rtl/>
        </w:rPr>
        <w:t>واحد آن مربع واحد متغیر هدف است</w:t>
      </w:r>
    </w:p>
    <w:p w:rsidR="005D54EC" w:rsidRDefault="005D54EC" w:rsidP="005D54EC">
      <w:pPr>
        <w:pStyle w:val="BodyText"/>
        <w:bidi/>
        <w:jc w:val="both"/>
        <w:rPr>
          <w:rFonts w:cs="Calibri"/>
          <w:sz w:val="32"/>
          <w:szCs w:val="32"/>
        </w:rPr>
      </w:pPr>
    </w:p>
    <w:p w:rsidR="00E172E2" w:rsidRPr="00E172E2" w:rsidRDefault="00E172E2" w:rsidP="00E172E2">
      <w:pPr>
        <w:pStyle w:val="BodyText"/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  <w:r w:rsidRPr="00E172E2">
        <w:rPr>
          <w:rFonts w:asciiTheme="majorBidi" w:hAnsiTheme="majorBidi" w:cs="B Zar"/>
          <w:b/>
          <w:bCs/>
          <w:sz w:val="32"/>
          <w:szCs w:val="32"/>
          <w:rtl/>
          <w:lang w:bidi="fa-IR"/>
        </w:rPr>
        <w:lastRenderedPageBreak/>
        <w:t>کد</w:t>
      </w:r>
    </w:p>
    <w:p w:rsidR="00E172E2" w:rsidRPr="00E172E2" w:rsidRDefault="00E172E2" w:rsidP="00E172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E172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72E2">
        <w:rPr>
          <w:rFonts w:ascii="Consolas" w:eastAsia="Times New Roman" w:hAnsi="Consolas" w:cs="Times New Roman"/>
          <w:color w:val="4EC9B0"/>
          <w:sz w:val="21"/>
          <w:szCs w:val="21"/>
        </w:rPr>
        <w:t>PolynomialFeatures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degree</w:t>
      </w:r>
      <w:r w:rsidRPr="00E172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72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include_bias</w:t>
      </w:r>
      <w:r w:rsidRPr="00E172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72E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172E2" w:rsidRPr="00E172E2" w:rsidRDefault="00E172E2" w:rsidP="00E172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E172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172E2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x_train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172E2" w:rsidRPr="00E172E2" w:rsidRDefault="00E172E2" w:rsidP="00E172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172E2" w:rsidRPr="00E172E2" w:rsidRDefault="00E172E2" w:rsidP="00E172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E172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172E2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172E2" w:rsidRPr="00E172E2" w:rsidRDefault="00E172E2" w:rsidP="00E172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E172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72E2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E172E2" w:rsidRPr="00E172E2" w:rsidRDefault="00E172E2" w:rsidP="00E172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E172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172E2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172E2" w:rsidRPr="00E172E2" w:rsidRDefault="00E172E2" w:rsidP="00E172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E172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172E2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172E2" w:rsidRPr="00E172E2" w:rsidRDefault="00E172E2" w:rsidP="00E172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E172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72E2">
        <w:rPr>
          <w:rFonts w:ascii="Consolas" w:eastAsia="Times New Roman" w:hAnsi="Consolas" w:cs="Times New Roman"/>
          <w:color w:val="4EC9B0"/>
          <w:sz w:val="21"/>
          <w:szCs w:val="21"/>
        </w:rPr>
        <w:t>LinearRegression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E172E2" w:rsidRPr="00E172E2" w:rsidRDefault="00E172E2" w:rsidP="00E172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172E2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E172E2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E172E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AE1A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AE1A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mean_absolute_error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AE1A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AE1A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1A5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A5D6FF"/>
          <w:sz w:val="21"/>
          <w:szCs w:val="21"/>
        </w:rPr>
        <w:t>"MAE : "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A5D6FF"/>
          <w:sz w:val="21"/>
          <w:szCs w:val="21"/>
        </w:rPr>
        <w:t>"MSE : "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A5D6FF"/>
          <w:sz w:val="21"/>
          <w:szCs w:val="21"/>
        </w:rPr>
        <w:t>"RMSE : "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E1A53" w:rsidRPr="00AE0608" w:rsidRDefault="00AE1A53" w:rsidP="00AE1A5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AE0608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  <w:t>MAE :  0.6498278580065135</w:t>
      </w:r>
    </w:p>
    <w:p w:rsidR="00AE1A53" w:rsidRPr="00AE0608" w:rsidRDefault="00AE1A53" w:rsidP="00AE1A5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AE0608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  <w:t>MSE :  0.6685966251275709</w:t>
      </w:r>
    </w:p>
    <w:p w:rsidR="00E172E2" w:rsidRPr="00AE1A53" w:rsidRDefault="00AE1A53" w:rsidP="00AE1A53">
      <w:pPr>
        <w:pStyle w:val="BodyText"/>
        <w:jc w:val="both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rtl/>
          <w:lang w:bidi="fa-IR"/>
        </w:rPr>
      </w:pPr>
      <w:r w:rsidRPr="00AE0608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  <w:t>RMSE :  0.8176775801791137</w:t>
      </w:r>
    </w:p>
    <w:p w:rsidR="00F348EA" w:rsidRPr="0031303B" w:rsidRDefault="00F348EA" w:rsidP="0031303B">
      <w:pPr>
        <w:pStyle w:val="ListParagraph"/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i/>
          <w:color w:val="FF0000"/>
          <w:sz w:val="32"/>
          <w:szCs w:val="32"/>
          <w:rtl/>
          <w:lang w:bidi="fa-IR"/>
        </w:rPr>
      </w:pPr>
      <w:r w:rsidRPr="0031303B">
        <w:rPr>
          <w:rFonts w:ascii="Times New Roman" w:eastAsia="Times New Roman" w:hAnsi="Times New Roman" w:cs="B Zar" w:hint="cs"/>
          <w:i/>
          <w:color w:val="FF0000"/>
          <w:sz w:val="32"/>
          <w:szCs w:val="32"/>
          <w:rtl/>
          <w:lang w:bidi="fa-IR"/>
        </w:rPr>
        <w:t xml:space="preserve">در گزارش بعدی به تفصیل به </w:t>
      </w:r>
      <w:r w:rsidRPr="0031303B">
        <w:rPr>
          <w:rFonts w:ascii="Times New Roman" w:eastAsia="Times New Roman" w:hAnsi="Times New Roman" w:cs="B Zar"/>
          <w:i/>
          <w:color w:val="FF0000"/>
          <w:sz w:val="32"/>
          <w:szCs w:val="32"/>
          <w:lang w:bidi="fa-IR"/>
        </w:rPr>
        <w:t>StandardScaler</w:t>
      </w:r>
      <w:r w:rsidRPr="0031303B">
        <w:rPr>
          <w:rFonts w:ascii="Times New Roman" w:eastAsia="Times New Roman" w:hAnsi="Times New Roman" w:cs="B Zar" w:hint="cs"/>
          <w:i/>
          <w:color w:val="FF0000"/>
          <w:sz w:val="32"/>
          <w:szCs w:val="32"/>
          <w:rtl/>
          <w:lang w:bidi="fa-IR"/>
        </w:rPr>
        <w:t xml:space="preserve"> پرداخته خواهد شد .</w:t>
      </w:r>
    </w:p>
    <w:p w:rsidR="00DD3A3F" w:rsidRPr="00DD3A3F" w:rsidRDefault="00AE0608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DD3A3F" w:rsidRPr="00DD3A3F" w:rsidRDefault="00DD3A3F" w:rsidP="00AE0608">
      <w:pPr>
        <w:pStyle w:val="Heading2"/>
        <w:bidi/>
      </w:pPr>
      <w:r w:rsidRPr="00DD3A3F">
        <w:t>SV</w:t>
      </w:r>
      <w:r w:rsidR="00A06FCC">
        <w:t>R(</w:t>
      </w:r>
      <w:r w:rsidR="00A06FCC" w:rsidRPr="00A06FCC">
        <w:t>Support Vector Machine)</w:t>
      </w:r>
    </w:p>
    <w:p w:rsidR="00DD3A3F" w:rsidRPr="002476D6" w:rsidRDefault="00DD3A3F" w:rsidP="00AE0608">
      <w:pPr>
        <w:pStyle w:val="Heading3"/>
        <w:bidi/>
      </w:pPr>
      <w:r w:rsidRPr="002476D6">
        <w:rPr>
          <w:rtl/>
        </w:rPr>
        <w:t>مفهوم</w:t>
      </w:r>
      <w:r w:rsidR="00AE0608">
        <w:rPr>
          <w:rFonts w:hint="cs"/>
          <w:rtl/>
        </w:rPr>
        <w:t xml:space="preserve"> </w:t>
      </w:r>
      <w:r w:rsidR="00AE0608" w:rsidRPr="00AE0608">
        <w:rPr>
          <w:rFonts w:asciiTheme="majorBidi" w:hAnsiTheme="majorBidi" w:cstheme="majorBidi"/>
          <w:sz w:val="36"/>
          <w:szCs w:val="36"/>
        </w:rPr>
        <w:t>SVR</w:t>
      </w:r>
    </w:p>
    <w:p w:rsidR="00A06FCC" w:rsidRPr="002476D6" w:rsidRDefault="00A06FCC" w:rsidP="002476D6">
      <w:pPr>
        <w:pStyle w:val="NormalWeb"/>
        <w:bidi/>
        <w:jc w:val="both"/>
        <w:rPr>
          <w:sz w:val="28"/>
          <w:szCs w:val="28"/>
        </w:rPr>
      </w:pPr>
      <w:r w:rsidRPr="002476D6">
        <w:rPr>
          <w:rFonts w:cs="B Zar"/>
          <w:sz w:val="32"/>
          <w:szCs w:val="32"/>
          <w:rtl/>
        </w:rPr>
        <w:t>الگوریتم</w:t>
      </w:r>
      <w:r w:rsidRPr="002476D6">
        <w:rPr>
          <w:rFonts w:cs="B Zar"/>
          <w:sz w:val="32"/>
          <w:szCs w:val="32"/>
        </w:rPr>
        <w:t xml:space="preserve"> SVR </w:t>
      </w:r>
      <w:r w:rsidRPr="002476D6">
        <w:rPr>
          <w:rFonts w:cs="B Zar"/>
          <w:sz w:val="32"/>
          <w:szCs w:val="32"/>
          <w:rtl/>
        </w:rPr>
        <w:t>نسخه رگرسیونی ماشین بردار پشتیبان</w:t>
      </w:r>
      <w:r w:rsidRPr="002476D6">
        <w:rPr>
          <w:rFonts w:cs="B Zar"/>
          <w:sz w:val="32"/>
          <w:szCs w:val="32"/>
        </w:rPr>
        <w:t xml:space="preserve"> (SVM) </w:t>
      </w:r>
      <w:r w:rsidRPr="002476D6">
        <w:rPr>
          <w:rFonts w:cs="B Zar"/>
          <w:sz w:val="32"/>
          <w:szCs w:val="32"/>
          <w:rtl/>
        </w:rPr>
        <w:t xml:space="preserve">است. هدف این الگوریتم یافتن تابعی است که با کمترین خطا داده‌ها را مدل‌سازی کند. برخلاف رگرسیون خطی که تنها به کمینه کردن خطا توجه دارد، </w:t>
      </w:r>
      <w:r w:rsidR="002476D6">
        <w:rPr>
          <w:rFonts w:cs="B Zar"/>
          <w:sz w:val="32"/>
          <w:szCs w:val="32"/>
        </w:rPr>
        <w:t xml:space="preserve"> SVR</w:t>
      </w:r>
      <w:r w:rsidRPr="002476D6">
        <w:rPr>
          <w:rFonts w:cs="B Zar"/>
          <w:sz w:val="32"/>
          <w:szCs w:val="32"/>
          <w:rtl/>
        </w:rPr>
        <w:t>تلاش می‌کند داده‌ها را در یک ناحیه خطای قابل قبول قرار دهد و نسبت به داده‌های پرت مقاومت بیشتری داشته باشد</w:t>
      </w:r>
      <w:r w:rsidRPr="002476D6">
        <w:rPr>
          <w:sz w:val="28"/>
          <w:szCs w:val="28"/>
        </w:rPr>
        <w:t>.</w:t>
      </w:r>
    </w:p>
    <w:p w:rsidR="00A06FCC" w:rsidRPr="00A06FCC" w:rsidRDefault="00A06FCC" w:rsidP="00A06F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A06FCC">
        <w:rPr>
          <w:rFonts w:ascii="Times New Roman" w:eastAsia="Times New Roman" w:hAnsi="Times New Roman" w:cs="B Zar"/>
          <w:sz w:val="32"/>
          <w:szCs w:val="32"/>
          <w:rtl/>
        </w:rPr>
        <w:t>تابع پیش‌بینی در</w:t>
      </w:r>
      <w:r w:rsidRPr="00A06FCC">
        <w:rPr>
          <w:rFonts w:ascii="Times New Roman" w:eastAsia="Times New Roman" w:hAnsi="Times New Roman" w:cs="B Zar"/>
          <w:sz w:val="32"/>
          <w:szCs w:val="32"/>
        </w:rPr>
        <w:t xml:space="preserve"> SVR </w:t>
      </w:r>
      <w:r w:rsidRPr="00A06FCC">
        <w:rPr>
          <w:rFonts w:ascii="Times New Roman" w:eastAsia="Times New Roman" w:hAnsi="Times New Roman" w:cs="B Zar"/>
          <w:sz w:val="32"/>
          <w:szCs w:val="32"/>
          <w:rtl/>
        </w:rPr>
        <w:t>به صورت زیر بیان می‌شود</w:t>
      </w:r>
      <w:r w:rsidRPr="00A06FCC">
        <w:rPr>
          <w:rFonts w:ascii="Times New Roman" w:eastAsia="Times New Roman" w:hAnsi="Times New Roman" w:cs="B Zar"/>
          <w:sz w:val="32"/>
          <w:szCs w:val="32"/>
        </w:rPr>
        <w:t>:</w:t>
      </w:r>
    </w:p>
    <w:p w:rsidR="00A06FCC" w:rsidRPr="00A06FCC" w:rsidRDefault="002476D6" w:rsidP="002476D6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ajorBidi"/>
              <w:sz w:val="32"/>
              <w:szCs w:val="32"/>
            </w:rPr>
            <w:lastRenderedPageBreak/>
            <m:t>f</m:t>
          </m:r>
          <m:d>
            <m:d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x</m:t>
              </m:r>
            </m:e>
          </m:d>
          <m:r>
            <w:rPr>
              <w:rFonts w:ascii="Cambria Math" w:eastAsia="Times New Roman" w:hAnsi="Cambria Math" w:cstheme="majorBidi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theme="majorBidi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ω</m:t>
              </m:r>
            </m:e>
            <m:sup>
              <m:r>
                <w:rPr>
                  <w:rFonts w:ascii="Cambria Math" w:eastAsia="Times New Roman" w:hAnsi="Cambria Math" w:cstheme="majorBidi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eastAsia="Times New Roman" w:hAnsi="Cambria Math" w:cstheme="majorBidi"/>
              <w:sz w:val="32"/>
              <w:szCs w:val="32"/>
            </w:rPr>
            <m:t xml:space="preserve">x+b </m:t>
          </m:r>
        </m:oMath>
      </m:oMathPara>
    </w:p>
    <w:p w:rsidR="00A06FCC" w:rsidRPr="00A06FCC" w:rsidRDefault="00A06FCC" w:rsidP="002476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A06FCC">
        <w:rPr>
          <w:rFonts w:ascii="Times New Roman" w:eastAsia="Times New Roman" w:hAnsi="Times New Roman" w:cs="B Zar"/>
          <w:sz w:val="32"/>
          <w:szCs w:val="32"/>
          <w:rtl/>
        </w:rPr>
        <w:t xml:space="preserve">که در آن </w:t>
      </w:r>
      <m:oMath>
        <m:r>
          <w:rPr>
            <w:rFonts w:ascii="Cambria Math" w:eastAsia="Times New Roman" w:hAnsi="Cambria Math" w:cs="B Zar"/>
            <w:sz w:val="32"/>
            <w:szCs w:val="32"/>
          </w:rPr>
          <m:t>ω</m:t>
        </m:r>
      </m:oMath>
      <w:r w:rsidRPr="00A06FCC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A06FCC">
        <w:rPr>
          <w:rFonts w:ascii="Times New Roman" w:eastAsia="Times New Roman" w:hAnsi="Times New Roman" w:cs="B Zar"/>
          <w:sz w:val="32"/>
          <w:szCs w:val="32"/>
          <w:rtl/>
        </w:rPr>
        <w:t xml:space="preserve">بردار ضرایب و </w:t>
      </w:r>
      <w:r w:rsidR="002476D6" w:rsidRPr="002476D6">
        <w:rPr>
          <w:rFonts w:ascii="Times New Roman" w:eastAsia="Times New Roman" w:hAnsi="Times New Roman" w:cs="B Zar"/>
          <w:sz w:val="32"/>
          <w:szCs w:val="32"/>
        </w:rPr>
        <w:t>b</w:t>
      </w:r>
      <w:r w:rsidR="002476D6" w:rsidRPr="002476D6"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 xml:space="preserve"> </w:t>
      </w:r>
      <w:r w:rsidRPr="00A06FCC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A06FCC">
        <w:rPr>
          <w:rFonts w:ascii="Times New Roman" w:eastAsia="Times New Roman" w:hAnsi="Times New Roman" w:cs="B Zar"/>
          <w:sz w:val="32"/>
          <w:szCs w:val="32"/>
          <w:rtl/>
        </w:rPr>
        <w:t>عرض از مبدأ است</w:t>
      </w:r>
      <w:r w:rsidRPr="00A06FCC">
        <w:rPr>
          <w:rFonts w:ascii="Times New Roman" w:eastAsia="Times New Roman" w:hAnsi="Times New Roman" w:cs="B Zar"/>
          <w:sz w:val="32"/>
          <w:szCs w:val="32"/>
        </w:rPr>
        <w:t>.</w:t>
      </w:r>
    </w:p>
    <w:p w:rsidR="0031303B" w:rsidRDefault="0031303B" w:rsidP="003130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</w:p>
    <w:p w:rsidR="00DD3A3F" w:rsidRPr="0031303B" w:rsidRDefault="00DD3A3F" w:rsidP="003130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31303B">
        <w:rPr>
          <w:rFonts w:ascii="Times New Roman" w:eastAsia="Times New Roman" w:hAnsi="Times New Roman" w:cs="B Zar"/>
          <w:sz w:val="32"/>
          <w:szCs w:val="32"/>
          <w:rtl/>
        </w:rPr>
        <w:t>هدف آن پیدا کردن بهترین تابعی است که بیشترین تعداد نقاط را درون یک ناحیه خطا قرار دهد</w:t>
      </w:r>
      <w:r w:rsidRPr="0031303B">
        <w:rPr>
          <w:rFonts w:ascii="Times New Roman" w:eastAsia="Times New Roman" w:hAnsi="Times New Roman" w:cs="B Zar"/>
          <w:sz w:val="32"/>
          <w:szCs w:val="32"/>
        </w:rPr>
        <w:t>.</w:t>
      </w:r>
    </w:p>
    <w:p w:rsidR="00DD3A3F" w:rsidRPr="00C56E1A" w:rsidRDefault="00DD3A3F" w:rsidP="00DD3A3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b/>
          <w:bCs/>
          <w:sz w:val="32"/>
          <w:szCs w:val="32"/>
        </w:rPr>
      </w:pPr>
      <w:r w:rsidRPr="00C56E1A">
        <w:rPr>
          <w:rFonts w:ascii="Times New Roman" w:eastAsia="Times New Roman" w:hAnsi="Times New Roman" w:cs="B Zar"/>
          <w:b/>
          <w:bCs/>
          <w:sz w:val="32"/>
          <w:szCs w:val="32"/>
          <w:rtl/>
        </w:rPr>
        <w:t>مزایا</w:t>
      </w:r>
    </w:p>
    <w:p w:rsidR="00DD3A3F" w:rsidRPr="0031303B" w:rsidRDefault="00DD3A3F" w:rsidP="00DD3A3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31303B">
        <w:rPr>
          <w:rFonts w:ascii="Times New Roman" w:eastAsia="Times New Roman" w:hAnsi="Times New Roman" w:cs="B Zar"/>
          <w:sz w:val="32"/>
          <w:szCs w:val="32"/>
          <w:rtl/>
        </w:rPr>
        <w:t>مناسب داده‌های پیچیده</w:t>
      </w:r>
    </w:p>
    <w:p w:rsidR="00DD3A3F" w:rsidRPr="0031303B" w:rsidRDefault="00DD3A3F" w:rsidP="00F413E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31303B">
        <w:rPr>
          <w:rFonts w:ascii="Times New Roman" w:eastAsia="Times New Roman" w:hAnsi="Times New Roman" w:cs="B Zar"/>
          <w:sz w:val="32"/>
          <w:szCs w:val="32"/>
          <w:rtl/>
        </w:rPr>
        <w:t>مقاومت بالا در برابر نویز</w:t>
      </w:r>
    </w:p>
    <w:p w:rsidR="00F413E3" w:rsidRPr="00F413E3" w:rsidRDefault="00F413E3" w:rsidP="00F413E3">
      <w:pPr>
        <w:pStyle w:val="Heading3"/>
        <w:bidi/>
        <w:rPr>
          <w:rFonts w:cs="B Zar"/>
          <w:sz w:val="32"/>
          <w:szCs w:val="32"/>
        </w:rPr>
      </w:pPr>
      <w:r w:rsidRPr="00F413E3">
        <w:rPr>
          <w:rFonts w:cs="B Zar"/>
          <w:sz w:val="32"/>
          <w:szCs w:val="32"/>
          <w:rtl/>
        </w:rPr>
        <w:t>پارامترهای مهم</w:t>
      </w:r>
    </w:p>
    <w:p w:rsidR="00F413E3" w:rsidRPr="00F413E3" w:rsidRDefault="00F413E3" w:rsidP="00F413E3">
      <w:pPr>
        <w:pStyle w:val="Heading4"/>
        <w:bidi/>
        <w:rPr>
          <w:rFonts w:asciiTheme="majorBidi" w:hAnsiTheme="majorBidi"/>
          <w:b/>
          <w:bCs/>
        </w:rPr>
      </w:pPr>
      <w:r w:rsidRPr="00F413E3">
        <w:rPr>
          <w:rFonts w:asciiTheme="majorBidi" w:hAnsiTheme="majorBidi"/>
          <w:b/>
          <w:bCs/>
          <w:color w:val="000000" w:themeColor="text1"/>
          <w:sz w:val="32"/>
          <w:szCs w:val="32"/>
        </w:rPr>
        <w:t>C</w:t>
      </w:r>
    </w:p>
    <w:p w:rsidR="00F413E3" w:rsidRPr="00F413E3" w:rsidRDefault="00F413E3" w:rsidP="00F413E3">
      <w:pPr>
        <w:pStyle w:val="NormalWeb"/>
        <w:bidi/>
        <w:rPr>
          <w:rFonts w:cs="B Zar"/>
          <w:sz w:val="32"/>
          <w:szCs w:val="32"/>
        </w:rPr>
      </w:pPr>
      <w:r w:rsidRPr="00F413E3">
        <w:rPr>
          <w:rFonts w:cs="B Zar"/>
          <w:sz w:val="32"/>
          <w:szCs w:val="32"/>
          <w:rtl/>
        </w:rPr>
        <w:t>کنترل میزان خطا</w:t>
      </w:r>
    </w:p>
    <w:p w:rsidR="00F413E3" w:rsidRPr="00F413E3" w:rsidRDefault="00F413E3" w:rsidP="00F413E3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F413E3">
        <w:rPr>
          <w:rFonts w:cs="B Zar"/>
          <w:sz w:val="32"/>
          <w:szCs w:val="32"/>
        </w:rPr>
        <w:t xml:space="preserve">C </w:t>
      </w:r>
      <w:r w:rsidRPr="00F413E3">
        <w:rPr>
          <w:rFonts w:cs="B Zar"/>
          <w:sz w:val="32"/>
          <w:szCs w:val="32"/>
          <w:rtl/>
        </w:rPr>
        <w:t xml:space="preserve">بزرگ </w:t>
      </w:r>
      <w:r w:rsidRPr="00F413E3">
        <w:rPr>
          <w:rFonts w:ascii="Times New Roman" w:hAnsi="Times New Roman" w:cs="Times New Roman" w:hint="cs"/>
          <w:sz w:val="32"/>
          <w:szCs w:val="32"/>
          <w:rtl/>
        </w:rPr>
        <w:t>→</w:t>
      </w:r>
      <w:r w:rsidRPr="00F413E3">
        <w:rPr>
          <w:rFonts w:cs="B Zar"/>
          <w:sz w:val="32"/>
          <w:szCs w:val="32"/>
          <w:rtl/>
        </w:rPr>
        <w:t xml:space="preserve"> </w:t>
      </w:r>
      <w:r w:rsidRPr="00F413E3">
        <w:rPr>
          <w:rFonts w:cs="B Zar" w:hint="cs"/>
          <w:sz w:val="32"/>
          <w:szCs w:val="32"/>
          <w:rtl/>
        </w:rPr>
        <w:t>دقت</w:t>
      </w:r>
      <w:r w:rsidRPr="00F413E3">
        <w:rPr>
          <w:rFonts w:cs="B Zar"/>
          <w:sz w:val="32"/>
          <w:szCs w:val="32"/>
          <w:rtl/>
        </w:rPr>
        <w:t xml:space="preserve"> </w:t>
      </w:r>
      <w:r w:rsidRPr="00F413E3">
        <w:rPr>
          <w:rFonts w:cs="B Zar" w:hint="cs"/>
          <w:sz w:val="32"/>
          <w:szCs w:val="32"/>
          <w:rtl/>
        </w:rPr>
        <w:t>بیشتر</w:t>
      </w:r>
      <w:r w:rsidRPr="00F413E3">
        <w:rPr>
          <w:rFonts w:cs="B Zar"/>
          <w:sz w:val="32"/>
          <w:szCs w:val="32"/>
          <w:rtl/>
        </w:rPr>
        <w:t xml:space="preserve"> </w:t>
      </w:r>
    </w:p>
    <w:p w:rsidR="00F413E3" w:rsidRDefault="00F413E3" w:rsidP="00F413E3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 w:rsidRPr="00F413E3">
        <w:rPr>
          <w:rFonts w:cs="B Zar"/>
          <w:sz w:val="32"/>
          <w:szCs w:val="32"/>
        </w:rPr>
        <w:t xml:space="preserve">C </w:t>
      </w:r>
      <w:r w:rsidRPr="00F413E3">
        <w:rPr>
          <w:rFonts w:cs="B Zar"/>
          <w:sz w:val="32"/>
          <w:szCs w:val="32"/>
          <w:rtl/>
        </w:rPr>
        <w:t xml:space="preserve">کوچک </w:t>
      </w:r>
      <w:r w:rsidRPr="00F413E3">
        <w:rPr>
          <w:rFonts w:ascii="Times New Roman" w:hAnsi="Times New Roman" w:cs="Times New Roman" w:hint="cs"/>
          <w:sz w:val="32"/>
          <w:szCs w:val="32"/>
          <w:rtl/>
        </w:rPr>
        <w:t>→</w:t>
      </w:r>
      <w:r w:rsidRPr="00F413E3">
        <w:rPr>
          <w:rFonts w:cs="B Zar"/>
          <w:sz w:val="32"/>
          <w:szCs w:val="32"/>
          <w:rtl/>
        </w:rPr>
        <w:t xml:space="preserve"> </w:t>
      </w:r>
      <w:r w:rsidRPr="00F413E3">
        <w:rPr>
          <w:rFonts w:cs="B Zar" w:hint="cs"/>
          <w:sz w:val="32"/>
          <w:szCs w:val="32"/>
          <w:rtl/>
        </w:rPr>
        <w:t>تعمیم</w:t>
      </w:r>
      <w:r w:rsidRPr="00F413E3">
        <w:rPr>
          <w:rFonts w:cs="B Zar"/>
          <w:sz w:val="32"/>
          <w:szCs w:val="32"/>
          <w:rtl/>
        </w:rPr>
        <w:t xml:space="preserve"> بهتر</w:t>
      </w:r>
      <w:r w:rsidRPr="00F413E3">
        <w:rPr>
          <w:sz w:val="28"/>
          <w:szCs w:val="28"/>
          <w:rtl/>
        </w:rPr>
        <w:t xml:space="preserve"> </w:t>
      </w:r>
    </w:p>
    <w:p w:rsidR="00F413E3" w:rsidRPr="00F413E3" w:rsidRDefault="00F413E3" w:rsidP="00F413E3">
      <w:pPr>
        <w:pStyle w:val="Heading4"/>
        <w:bidi/>
        <w:rPr>
          <w:rFonts w:asciiTheme="majorBidi" w:hAnsiTheme="majorBidi"/>
          <w:b/>
          <w:bCs/>
        </w:rPr>
      </w:pPr>
      <w:r w:rsidRPr="00F413E3">
        <w:rPr>
          <w:rFonts w:asciiTheme="majorBidi" w:hAnsiTheme="majorBidi"/>
          <w:b/>
          <w:bCs/>
          <w:color w:val="000000" w:themeColor="text1"/>
          <w:sz w:val="32"/>
          <w:szCs w:val="32"/>
        </w:rPr>
        <w:t>ε</w:t>
      </w:r>
    </w:p>
    <w:p w:rsidR="00F413E3" w:rsidRPr="00F413E3" w:rsidRDefault="00F413E3" w:rsidP="00F413E3">
      <w:pPr>
        <w:pStyle w:val="NormalWeb"/>
        <w:bidi/>
        <w:rPr>
          <w:rFonts w:cs="B Zar"/>
          <w:sz w:val="32"/>
          <w:szCs w:val="32"/>
        </w:rPr>
      </w:pPr>
      <w:r w:rsidRPr="00F413E3">
        <w:rPr>
          <w:rFonts w:cs="B Zar"/>
          <w:sz w:val="32"/>
          <w:szCs w:val="32"/>
          <w:rtl/>
        </w:rPr>
        <w:t>عرض ناحیه مجاز خطا</w:t>
      </w:r>
    </w:p>
    <w:p w:rsidR="00F413E3" w:rsidRPr="00F413E3" w:rsidRDefault="00F413E3" w:rsidP="00F413E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>
        <w:rPr>
          <w:rFonts w:cs="B Zar"/>
          <w:sz w:val="32"/>
          <w:szCs w:val="32"/>
        </w:rPr>
        <w:t xml:space="preserve"> </w:t>
      </w:r>
      <w:r w:rsidRPr="00F413E3">
        <w:rPr>
          <w:rFonts w:cs="B Zar"/>
          <w:sz w:val="32"/>
          <w:szCs w:val="32"/>
        </w:rPr>
        <w:t xml:space="preserve">ε </w:t>
      </w:r>
      <w:r w:rsidRPr="00F413E3">
        <w:rPr>
          <w:rFonts w:cs="B Zar"/>
          <w:sz w:val="32"/>
          <w:szCs w:val="32"/>
          <w:rtl/>
        </w:rPr>
        <w:t xml:space="preserve">بزرگ </w:t>
      </w:r>
      <w:r w:rsidRPr="00F413E3">
        <w:rPr>
          <w:rFonts w:ascii="Times New Roman" w:hAnsi="Times New Roman" w:cs="Times New Roman" w:hint="cs"/>
          <w:sz w:val="32"/>
          <w:szCs w:val="32"/>
          <w:rtl/>
        </w:rPr>
        <w:t>→</w:t>
      </w:r>
      <w:r w:rsidRPr="00F413E3">
        <w:rPr>
          <w:rFonts w:cs="B Zar"/>
          <w:sz w:val="32"/>
          <w:szCs w:val="32"/>
          <w:rtl/>
        </w:rPr>
        <w:t xml:space="preserve"> </w:t>
      </w:r>
      <w:r w:rsidRPr="00F413E3">
        <w:rPr>
          <w:rFonts w:cs="B Zar" w:hint="cs"/>
          <w:sz w:val="32"/>
          <w:szCs w:val="32"/>
          <w:rtl/>
        </w:rPr>
        <w:t>مدل</w:t>
      </w:r>
      <w:r w:rsidRPr="00F413E3">
        <w:rPr>
          <w:rFonts w:cs="B Zar"/>
          <w:sz w:val="32"/>
          <w:szCs w:val="32"/>
          <w:rtl/>
        </w:rPr>
        <w:t xml:space="preserve"> </w:t>
      </w:r>
      <w:r w:rsidRPr="00F413E3">
        <w:rPr>
          <w:rFonts w:cs="B Zar" w:hint="cs"/>
          <w:sz w:val="32"/>
          <w:szCs w:val="32"/>
          <w:rtl/>
        </w:rPr>
        <w:t>ساده‌تر</w:t>
      </w:r>
      <w:r w:rsidRPr="00F413E3">
        <w:rPr>
          <w:rFonts w:cs="B Zar"/>
          <w:sz w:val="32"/>
          <w:szCs w:val="32"/>
          <w:rtl/>
        </w:rPr>
        <w:t xml:space="preserve"> </w:t>
      </w:r>
    </w:p>
    <w:p w:rsidR="00F413E3" w:rsidRPr="00F413E3" w:rsidRDefault="00F413E3" w:rsidP="00F413E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F413E3">
        <w:rPr>
          <w:rFonts w:cs="B Zar"/>
          <w:sz w:val="32"/>
          <w:szCs w:val="32"/>
        </w:rPr>
        <w:t xml:space="preserve">ε </w:t>
      </w:r>
      <w:r w:rsidRPr="00F413E3">
        <w:rPr>
          <w:rFonts w:cs="B Zar"/>
          <w:sz w:val="32"/>
          <w:szCs w:val="32"/>
          <w:rtl/>
        </w:rPr>
        <w:t xml:space="preserve">کوچک </w:t>
      </w:r>
      <w:r w:rsidRPr="00F413E3">
        <w:rPr>
          <w:rFonts w:ascii="Times New Roman" w:hAnsi="Times New Roman" w:cs="Times New Roman" w:hint="cs"/>
          <w:sz w:val="32"/>
          <w:szCs w:val="32"/>
          <w:rtl/>
        </w:rPr>
        <w:t>→</w:t>
      </w:r>
      <w:r w:rsidRPr="00F413E3">
        <w:rPr>
          <w:rFonts w:cs="B Zar"/>
          <w:sz w:val="32"/>
          <w:szCs w:val="32"/>
          <w:rtl/>
        </w:rPr>
        <w:t xml:space="preserve"> </w:t>
      </w:r>
      <w:r w:rsidRPr="00F413E3">
        <w:rPr>
          <w:rFonts w:cs="B Zar" w:hint="cs"/>
          <w:sz w:val="32"/>
          <w:szCs w:val="32"/>
          <w:rtl/>
        </w:rPr>
        <w:t>مدل</w:t>
      </w:r>
      <w:r w:rsidRPr="00F413E3">
        <w:rPr>
          <w:rFonts w:cs="B Zar"/>
          <w:sz w:val="32"/>
          <w:szCs w:val="32"/>
          <w:rtl/>
        </w:rPr>
        <w:t xml:space="preserve"> </w:t>
      </w:r>
      <w:r w:rsidRPr="00F413E3">
        <w:rPr>
          <w:rFonts w:cs="B Zar" w:hint="cs"/>
          <w:sz w:val="32"/>
          <w:szCs w:val="32"/>
          <w:rtl/>
        </w:rPr>
        <w:t>پیچید</w:t>
      </w:r>
      <w:r w:rsidRPr="00F413E3">
        <w:rPr>
          <w:rFonts w:cs="B Zar"/>
          <w:sz w:val="32"/>
          <w:szCs w:val="32"/>
          <w:rtl/>
        </w:rPr>
        <w:t xml:space="preserve">ه‌تر </w:t>
      </w:r>
    </w:p>
    <w:p w:rsidR="00F413E3" w:rsidRPr="00F413E3" w:rsidRDefault="00F413E3" w:rsidP="00F413E3">
      <w:pPr>
        <w:pStyle w:val="Heading4"/>
        <w:bidi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F413E3">
        <w:rPr>
          <w:rFonts w:asciiTheme="majorBidi" w:hAnsiTheme="majorBidi"/>
          <w:b/>
          <w:bCs/>
          <w:color w:val="000000" w:themeColor="text1"/>
          <w:sz w:val="32"/>
          <w:szCs w:val="32"/>
        </w:rPr>
        <w:t>Kernel</w:t>
      </w:r>
    </w:p>
    <w:p w:rsidR="00F413E3" w:rsidRPr="00F413E3" w:rsidRDefault="00F413E3" w:rsidP="00F413E3">
      <w:pPr>
        <w:pStyle w:val="NormalWeb"/>
        <w:bidi/>
        <w:rPr>
          <w:rFonts w:cs="B Zar"/>
          <w:sz w:val="32"/>
          <w:szCs w:val="32"/>
        </w:rPr>
      </w:pPr>
      <w:r w:rsidRPr="00F413E3">
        <w:rPr>
          <w:rFonts w:cs="B Zar"/>
          <w:sz w:val="32"/>
          <w:szCs w:val="32"/>
          <w:rtl/>
        </w:rPr>
        <w:t>برای مدل‌سازی روابط غیرخطی</w:t>
      </w:r>
    </w:p>
    <w:p w:rsidR="0031303B" w:rsidRDefault="0031303B" w:rsidP="00313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1303B" w:rsidRDefault="00C56E1A" w:rsidP="008A3ECE">
      <w:pPr>
        <w:pStyle w:val="Heading3"/>
        <w:bidi/>
        <w:rPr>
          <w:rtl/>
          <w:lang w:bidi="fa-IR"/>
        </w:rPr>
      </w:pPr>
      <w:r w:rsidRPr="008A3ECE">
        <w:rPr>
          <w:rFonts w:cs="B Zar" w:hint="cs"/>
          <w:sz w:val="36"/>
          <w:szCs w:val="36"/>
          <w:rtl/>
          <w:lang w:bidi="fa-IR"/>
        </w:rPr>
        <w:t xml:space="preserve">تابع هزینه‌ی </w:t>
      </w:r>
      <w:r w:rsidRPr="008A3ECE">
        <w:rPr>
          <w:sz w:val="36"/>
          <w:szCs w:val="36"/>
          <w:lang w:bidi="fa-IR"/>
        </w:rPr>
        <w:t>SVR</w:t>
      </w:r>
      <w:r w:rsidRPr="00C56E1A">
        <w:rPr>
          <w:rtl/>
          <w:lang w:bidi="fa-IR"/>
        </w:rPr>
        <w:br/>
      </w:r>
    </w:p>
    <w:p w:rsidR="00C56E1A" w:rsidRPr="005532A5" w:rsidRDefault="00AE0608" w:rsidP="00553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b/>
          <w:bCs/>
          <w:i/>
          <w:sz w:val="32"/>
          <w:szCs w:val="32"/>
          <w:lang w:bidi="fa-IR"/>
        </w:rPr>
      </w:pPr>
      <m:oMathPara>
        <m:oMath>
          <m:f>
            <m:fPr>
              <m:ctrlPr>
                <w:rPr>
                  <w:rFonts w:ascii="Cambria Math" w:eastAsia="Times New Roman" w:hAnsi="Cambria Math" w:cs="B Zar"/>
                  <w:b/>
                  <w:bCs/>
                  <w:sz w:val="32"/>
                  <w:szCs w:val="32"/>
                  <w:lang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  <w:lang w:bidi="fa-IR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 w:cs="B Zar"/>
                      <w:b/>
                      <w:bCs/>
                      <w:i/>
                      <w:sz w:val="32"/>
                      <w:szCs w:val="32"/>
                      <w:lang w:bidi="fa-I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ω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B Zar"/>
              <w:sz w:val="32"/>
              <w:szCs w:val="32"/>
              <w:lang w:bidi="fa-IR"/>
            </w:rPr>
            <m:t>+C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  <w:lang w:bidi="fa-IR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B Zar"/>
                      <w:b/>
                      <w:bCs/>
                      <w:i/>
                      <w:sz w:val="32"/>
                      <w:szCs w:val="32"/>
                      <w:lang w:bidi="fa-I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B Zar"/>
                      <w:b/>
                      <w:bCs/>
                      <w:i/>
                      <w:sz w:val="32"/>
                      <w:szCs w:val="32"/>
                      <w:lang w:bidi="fa-IR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*</m:t>
                  </m:r>
                </m:sup>
              </m:sSubSup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)</m:t>
              </m:r>
            </m:e>
          </m:nary>
        </m:oMath>
      </m:oMathPara>
    </w:p>
    <w:p w:rsidR="005532A5" w:rsidRDefault="005532A5" w:rsidP="00553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b/>
          <w:bCs/>
          <w:i/>
          <w:sz w:val="32"/>
          <w:szCs w:val="32"/>
          <w:rtl/>
          <w:lang w:bidi="fa-IR"/>
        </w:rPr>
      </w:pPr>
      <w:r>
        <w:rPr>
          <w:rFonts w:ascii="Times New Roman" w:eastAsia="Times New Roman" w:hAnsi="Times New Roman" w:cs="B Zar" w:hint="cs"/>
          <w:b/>
          <w:bCs/>
          <w:i/>
          <w:sz w:val="32"/>
          <w:szCs w:val="32"/>
          <w:rtl/>
          <w:lang w:bidi="fa-IR"/>
        </w:rPr>
        <w:t>به شرط:</w:t>
      </w:r>
    </w:p>
    <w:p w:rsidR="005532A5" w:rsidRPr="00D85B75" w:rsidRDefault="00AE0608" w:rsidP="00553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b/>
          <w:bCs/>
          <w:i/>
          <w:sz w:val="32"/>
          <w:szCs w:val="32"/>
          <w:lang w:bidi="fa-IR"/>
        </w:rPr>
      </w:pPr>
      <m:oMathPara>
        <m:oMath>
          <m:sSub>
            <m:sSubPr>
              <m:ctrlPr>
                <w:rPr>
                  <w:rFonts w:ascii="Cambria Math" w:eastAsia="Times New Roman" w:hAnsi="Cambria Math" w:cs="B Zar"/>
                  <w:b/>
                  <w:bCs/>
                  <w:sz w:val="32"/>
                  <w:szCs w:val="32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B Zar"/>
              <w:sz w:val="32"/>
              <w:szCs w:val="32"/>
              <w:lang w:bidi="fa-IR"/>
            </w:rPr>
            <m:t>-f</m:t>
          </m:r>
          <m:d>
            <m:dPr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Zar"/>
                      <w:b/>
                      <w:bCs/>
                      <w:i/>
                      <w:sz w:val="32"/>
                      <w:szCs w:val="32"/>
                      <w:lang w:bidi="fa-I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i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="Times New Roman" w:hAnsi="Cambria Math" w:cs="B Zar"/>
              <w:sz w:val="32"/>
              <w:szCs w:val="32"/>
              <w:lang w:bidi="fa-IR"/>
            </w:rPr>
            <m:t>≤ϵ+</m:t>
          </m:r>
          <m:sSub>
            <m:sSubPr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ξ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i</m:t>
              </m:r>
            </m:sub>
          </m:sSub>
        </m:oMath>
      </m:oMathPara>
    </w:p>
    <w:p w:rsidR="00D85B75" w:rsidRPr="008735F7" w:rsidRDefault="00D85B75" w:rsidP="00D85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b/>
          <w:bCs/>
          <w:i/>
          <w:sz w:val="32"/>
          <w:szCs w:val="32"/>
          <w:rtl/>
          <w:lang w:bidi="fa-IR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B Zar"/>
              <w:sz w:val="32"/>
              <w:szCs w:val="32"/>
              <w:lang w:bidi="fa-IR"/>
            </w:rPr>
            <m:t>f</m:t>
          </m:r>
          <m:d>
            <m:dPr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Zar"/>
                      <w:b/>
                      <w:bCs/>
                      <w:i/>
                      <w:sz w:val="32"/>
                      <w:szCs w:val="32"/>
                      <w:lang w:bidi="fa-I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  <w:lang w:bidi="fa-IR"/>
                    </w:rPr>
                    <m:t>i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="Times New Roman" w:hAnsi="Cambria Math" w:cs="B Zar"/>
              <w:sz w:val="32"/>
              <w:szCs w:val="32"/>
              <w:lang w:bidi="fa-IR"/>
            </w:rPr>
            <m:t>-</m:t>
          </m:r>
          <m:sSub>
            <m:sSubPr>
              <m:ctrlPr>
                <w:rPr>
                  <w:rFonts w:ascii="Cambria Math" w:eastAsia="Times New Roman" w:hAnsi="Cambria Math" w:cs="B Zar"/>
                  <w:b/>
                  <w:bCs/>
                  <w:sz w:val="32"/>
                  <w:szCs w:val="32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B Zar"/>
              <w:sz w:val="32"/>
              <w:szCs w:val="32"/>
              <w:lang w:bidi="fa-IR"/>
            </w:rPr>
            <m:t>≤ϵ+</m:t>
          </m:r>
          <m:sSubSup>
            <m:sSubSupPr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  <w:lang w:bidi="fa-IR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ξ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  <w:lang w:bidi="fa-IR"/>
                </w:rPr>
                <m:t>*</m:t>
              </m:r>
            </m:sup>
          </m:sSubSup>
        </m:oMath>
      </m:oMathPara>
    </w:p>
    <w:p w:rsidR="008735F7" w:rsidRDefault="008735F7" w:rsidP="00873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b/>
          <w:bCs/>
          <w:i/>
          <w:sz w:val="32"/>
          <w:szCs w:val="32"/>
          <w:rtl/>
          <w:lang w:bidi="fa-IR"/>
        </w:rPr>
      </w:pPr>
    </w:p>
    <w:p w:rsidR="008735F7" w:rsidRDefault="008735F7" w:rsidP="00873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b/>
          <w:bCs/>
          <w:i/>
          <w:sz w:val="32"/>
          <w:szCs w:val="32"/>
          <w:rtl/>
          <w:lang w:bidi="fa-IR"/>
        </w:rPr>
      </w:pPr>
      <w:r>
        <w:rPr>
          <w:rFonts w:ascii="Times New Roman" w:eastAsia="Times New Roman" w:hAnsi="Times New Roman" w:cs="B Zar" w:hint="cs"/>
          <w:b/>
          <w:bCs/>
          <w:i/>
          <w:sz w:val="32"/>
          <w:szCs w:val="32"/>
          <w:rtl/>
          <w:lang w:bidi="fa-IR"/>
        </w:rPr>
        <w:t>کد</w:t>
      </w:r>
    </w:p>
    <w:p w:rsidR="008735F7" w:rsidRDefault="008735F7" w:rsidP="00873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i/>
          <w:sz w:val="32"/>
          <w:szCs w:val="32"/>
          <w:rtl/>
          <w:lang w:bidi="fa-IR"/>
        </w:rPr>
      </w:pPr>
      <w:r>
        <w:rPr>
          <w:rFonts w:ascii="Times New Roman" w:eastAsia="Times New Roman" w:hAnsi="Times New Roman" w:cs="B Zar" w:hint="cs"/>
          <w:i/>
          <w:sz w:val="32"/>
          <w:szCs w:val="32"/>
          <w:rtl/>
          <w:lang w:bidi="fa-IR"/>
        </w:rPr>
        <w:t>با استفاده از این کد بهترین درجه را پیدا می‌کنیم.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735F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train_rmse_errors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[]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test_rmse_errors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[]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735F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x_train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test_size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PolynomialFeatures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degree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include_bias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x_train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SVR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train_pred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test_pred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train_mse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train_pred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train_rmse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train_mse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test_mse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test_pred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test_rmse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test_mse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train_rmse_errors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train_rmse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test_rmse_errors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test_rmse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plot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train_rmse_errors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[: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label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A5D6FF"/>
          <w:sz w:val="21"/>
          <w:szCs w:val="21"/>
        </w:rPr>
        <w:t>'TRAIN RMSE'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plot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test_rmse_errors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[:</w:t>
      </w:r>
      <w:r w:rsidRPr="008735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  <w:r w:rsidRPr="008735F7">
        <w:rPr>
          <w:rFonts w:ascii="Consolas" w:eastAsia="Times New Roman" w:hAnsi="Consolas" w:cs="Times New Roman"/>
          <w:color w:val="FFA657"/>
          <w:sz w:val="21"/>
          <w:szCs w:val="21"/>
        </w:rPr>
        <w:t>label</w:t>
      </w:r>
      <w:r w:rsidRPr="008735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5F7">
        <w:rPr>
          <w:rFonts w:ascii="Consolas" w:eastAsia="Times New Roman" w:hAnsi="Consolas" w:cs="Times New Roman"/>
          <w:color w:val="A5D6FF"/>
          <w:sz w:val="21"/>
          <w:szCs w:val="21"/>
        </w:rPr>
        <w:t>'TEST RMSE'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xlabel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A5D6FF"/>
          <w:sz w:val="21"/>
          <w:szCs w:val="21"/>
        </w:rPr>
        <w:t>'Degree of Poly'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Pr="008735F7" w:rsidRDefault="008735F7" w:rsidP="00873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735F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735F7">
        <w:rPr>
          <w:rFonts w:ascii="Consolas" w:eastAsia="Times New Roman" w:hAnsi="Consolas" w:cs="Times New Roman"/>
          <w:color w:val="D2A8FF"/>
          <w:sz w:val="21"/>
          <w:szCs w:val="21"/>
        </w:rPr>
        <w:t>ylabel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735F7">
        <w:rPr>
          <w:rFonts w:ascii="Consolas" w:eastAsia="Times New Roman" w:hAnsi="Consolas" w:cs="Times New Roman"/>
          <w:color w:val="A5D6FF"/>
          <w:sz w:val="21"/>
          <w:szCs w:val="21"/>
        </w:rPr>
        <w:t>'RMSE'</w:t>
      </w:r>
      <w:r w:rsidRPr="008735F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735F7" w:rsidRDefault="008735F7" w:rsidP="00873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b/>
          <w:bCs/>
          <w:i/>
          <w:sz w:val="32"/>
          <w:szCs w:val="32"/>
          <w:rtl/>
          <w:lang w:bidi="fa-IR"/>
        </w:rPr>
      </w:pPr>
      <w:r w:rsidRPr="008735F7">
        <w:rPr>
          <w:rFonts w:ascii="Times New Roman" w:eastAsia="Times New Roman" w:hAnsi="Times New Roman" w:cs="B Zar" w:hint="cs"/>
          <w:b/>
          <w:bCs/>
          <w:i/>
          <w:sz w:val="32"/>
          <w:szCs w:val="32"/>
          <w:rtl/>
          <w:lang w:bidi="fa-IR"/>
        </w:rPr>
        <w:t>تحلیل</w:t>
      </w:r>
    </w:p>
    <w:p w:rsidR="008735F7" w:rsidRDefault="008735F7" w:rsidP="00873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i/>
          <w:sz w:val="32"/>
          <w:szCs w:val="32"/>
          <w:rtl/>
          <w:lang w:bidi="fa-IR"/>
        </w:rPr>
      </w:pPr>
      <w:r w:rsidRPr="008735F7">
        <w:rPr>
          <w:rFonts w:ascii="Times New Roman" w:eastAsia="Times New Roman" w:hAnsi="Times New Roman" w:cs="B Zar" w:hint="cs"/>
          <w:i/>
          <w:sz w:val="32"/>
          <w:szCs w:val="32"/>
          <w:rtl/>
          <w:lang w:bidi="fa-IR"/>
        </w:rPr>
        <w:t>نمودار نشان می‌دهد که کمترین خطا رو درجه یک می‌دهد.</w:t>
      </w:r>
    </w:p>
    <w:p w:rsidR="008735F7" w:rsidRDefault="008735F7" w:rsidP="00873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i/>
          <w:sz w:val="32"/>
          <w:szCs w:val="32"/>
          <w:lang w:bidi="fa-IR"/>
        </w:rPr>
      </w:pPr>
      <w:r w:rsidRPr="008735F7">
        <w:rPr>
          <w:rFonts w:ascii="Times New Roman" w:eastAsia="Times New Roman" w:hAnsi="Times New Roman" w:cs="B Zar"/>
          <w:i/>
          <w:noProof/>
          <w:sz w:val="32"/>
          <w:szCs w:val="32"/>
          <w:rtl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272374</wp:posOffset>
            </wp:positionH>
            <wp:positionV relativeFrom="paragraph">
              <wp:posOffset>0</wp:posOffset>
            </wp:positionV>
            <wp:extent cx="5400675" cy="4095345"/>
            <wp:effectExtent l="0" t="0" r="0" b="635"/>
            <wp:wrapThrough wrapText="bothSides">
              <wp:wrapPolygon edited="0">
                <wp:start x="0" y="0"/>
                <wp:lineTo x="0" y="21503"/>
                <wp:lineTo x="21486" y="21503"/>
                <wp:lineTo x="21486" y="0"/>
                <wp:lineTo x="0" y="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3791" w:rsidRPr="008A3ECE" w:rsidRDefault="00753791" w:rsidP="0075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b/>
          <w:bCs/>
          <w:i/>
          <w:sz w:val="36"/>
          <w:szCs w:val="36"/>
          <w:lang w:bidi="fa-IR"/>
        </w:rPr>
      </w:pPr>
      <w:r w:rsidRPr="008A3ECE">
        <w:rPr>
          <w:rFonts w:ascii="Times New Roman" w:eastAsia="Times New Roman" w:hAnsi="Times New Roman" w:cs="B Zar"/>
          <w:b/>
          <w:bCs/>
          <w:i/>
          <w:sz w:val="36"/>
          <w:szCs w:val="36"/>
          <w:lang w:bidi="fa-IR"/>
        </w:rPr>
        <w:t>GridSearchCv</w:t>
      </w:r>
    </w:p>
    <w:p w:rsidR="00753791" w:rsidRDefault="00753791" w:rsidP="0075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i/>
          <w:sz w:val="32"/>
          <w:szCs w:val="32"/>
          <w:lang w:bidi="fa-IR"/>
        </w:rPr>
      </w:pP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53791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53791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5379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53791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x_train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test_size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4EC9B0"/>
          <w:sz w:val="21"/>
          <w:szCs w:val="21"/>
        </w:rPr>
        <w:t>PolynomialFeatures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degree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include_bias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53791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x_train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53791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53791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lastRenderedPageBreak/>
        <w:t>x_test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53791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4EC9B0"/>
          <w:sz w:val="21"/>
          <w:szCs w:val="21"/>
        </w:rPr>
        <w:t>SVR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params_grid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r w:rsidRPr="00753791">
        <w:rPr>
          <w:rFonts w:ascii="Consolas" w:eastAsia="Times New Roman" w:hAnsi="Consolas" w:cs="Times New Roman"/>
          <w:color w:val="A5D6FF"/>
          <w:sz w:val="21"/>
          <w:szCs w:val="21"/>
        </w:rPr>
        <w:t>'C'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753791">
        <w:rPr>
          <w:rFonts w:ascii="Consolas" w:eastAsia="Times New Roman" w:hAnsi="Consolas" w:cs="Times New Roman"/>
          <w:color w:val="A5D6FF"/>
          <w:sz w:val="21"/>
          <w:szCs w:val="21"/>
        </w:rPr>
        <w:t>'kernel'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753791">
        <w:rPr>
          <w:rFonts w:ascii="Consolas" w:eastAsia="Times New Roman" w:hAnsi="Consolas" w:cs="Times New Roman"/>
          <w:color w:val="A5D6FF"/>
          <w:sz w:val="21"/>
          <w:szCs w:val="21"/>
        </w:rPr>
        <w:t>'linear'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A5D6FF"/>
          <w:sz w:val="21"/>
          <w:szCs w:val="21"/>
        </w:rPr>
        <w:t>'rbf'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A5D6FF"/>
          <w:sz w:val="21"/>
          <w:szCs w:val="21"/>
        </w:rPr>
        <w:t>'sigmoid'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A5D6FF"/>
          <w:sz w:val="21"/>
          <w:szCs w:val="21"/>
        </w:rPr>
        <w:t>'poly'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  <w:r w:rsidRPr="00753791">
        <w:rPr>
          <w:rFonts w:ascii="Consolas" w:eastAsia="Times New Roman" w:hAnsi="Consolas" w:cs="Times New Roman"/>
          <w:color w:val="A5D6FF"/>
          <w:sz w:val="21"/>
          <w:szCs w:val="21"/>
        </w:rPr>
        <w:t>'degree'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]}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grid_model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params_grid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cv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scoring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A5D6FF"/>
          <w:sz w:val="21"/>
          <w:szCs w:val="21"/>
        </w:rPr>
        <w:t>'neg_mean_squared_error'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grid_model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53791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53791" w:rsidRPr="00753791" w:rsidRDefault="00753791" w:rsidP="007537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753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grid_model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53791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53791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75379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53791" w:rsidRDefault="00753791" w:rsidP="0075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i/>
          <w:sz w:val="32"/>
          <w:szCs w:val="32"/>
          <w:lang w:bidi="fa-IR"/>
        </w:rPr>
      </w:pPr>
    </w:p>
    <w:p w:rsidR="00054416" w:rsidRPr="00054416" w:rsidRDefault="00054416" w:rsidP="00054416">
      <w:pPr>
        <w:pStyle w:val="FirstParagraph"/>
        <w:bidi/>
        <w:rPr>
          <w:rFonts w:cs="B Zar"/>
          <w:sz w:val="32"/>
          <w:szCs w:val="32"/>
        </w:rPr>
      </w:pPr>
      <w:r w:rsidRPr="00054416">
        <w:rPr>
          <w:rFonts w:cs="B Zar"/>
          <w:sz w:val="32"/>
          <w:szCs w:val="32"/>
          <w:rtl/>
        </w:rPr>
        <w:t>بهترین</w:t>
      </w:r>
      <w:r w:rsidRPr="00054416">
        <w:rPr>
          <w:rFonts w:cs="B Zar"/>
          <w:sz w:val="32"/>
          <w:szCs w:val="32"/>
        </w:rPr>
        <w:t xml:space="preserve"> </w:t>
      </w:r>
      <w:r w:rsidRPr="00054416">
        <w:rPr>
          <w:rFonts w:cs="B Zar"/>
          <w:sz w:val="32"/>
          <w:szCs w:val="32"/>
          <w:rtl/>
        </w:rPr>
        <w:t>پارامترهای</w:t>
      </w:r>
      <w:r w:rsidRPr="00054416">
        <w:rPr>
          <w:rFonts w:cs="B Zar"/>
          <w:sz w:val="32"/>
          <w:szCs w:val="32"/>
        </w:rPr>
        <w:t xml:space="preserve"> </w:t>
      </w:r>
      <w:r w:rsidRPr="00054416">
        <w:rPr>
          <w:rFonts w:cs="B Zar"/>
          <w:sz w:val="32"/>
          <w:szCs w:val="32"/>
          <w:rtl/>
        </w:rPr>
        <w:t>مدل</w:t>
      </w:r>
      <w:r w:rsidRPr="00054416">
        <w:rPr>
          <w:rFonts w:cs="B Zar"/>
          <w:sz w:val="32"/>
          <w:szCs w:val="32"/>
        </w:rPr>
        <w:t xml:space="preserve"> </w:t>
      </w:r>
      <w:r w:rsidRPr="00054416">
        <w:rPr>
          <w:rFonts w:asciiTheme="majorBidi" w:hAnsiTheme="majorBidi" w:cstheme="majorBidi"/>
          <w:sz w:val="32"/>
          <w:szCs w:val="32"/>
        </w:rPr>
        <w:t>SVR</w:t>
      </w:r>
      <w:r w:rsidRPr="00054416">
        <w:rPr>
          <w:rFonts w:cs="B Zar"/>
          <w:sz w:val="32"/>
          <w:szCs w:val="32"/>
        </w:rPr>
        <w:t xml:space="preserve"> </w:t>
      </w:r>
      <w:r w:rsidRPr="00054416">
        <w:rPr>
          <w:rFonts w:cs="B Zar"/>
          <w:sz w:val="32"/>
          <w:szCs w:val="32"/>
          <w:rtl/>
        </w:rPr>
        <w:t>توسط</w:t>
      </w:r>
      <w:r w:rsidRPr="00054416">
        <w:rPr>
          <w:rFonts w:cs="B Zar"/>
          <w:sz w:val="32"/>
          <w:szCs w:val="32"/>
        </w:rPr>
        <w:t xml:space="preserve"> </w:t>
      </w:r>
      <w:r w:rsidRPr="00054416">
        <w:rPr>
          <w:rFonts w:asciiTheme="majorBidi" w:hAnsiTheme="majorBidi" w:cstheme="majorBidi"/>
          <w:sz w:val="32"/>
          <w:szCs w:val="32"/>
        </w:rPr>
        <w:t>Grid Search</w:t>
      </w:r>
      <w:r w:rsidRPr="00054416">
        <w:rPr>
          <w:rFonts w:cs="B Zar"/>
          <w:sz w:val="32"/>
          <w:szCs w:val="32"/>
        </w:rPr>
        <w:t xml:space="preserve"> </w:t>
      </w:r>
      <w:r w:rsidRPr="00054416">
        <w:rPr>
          <w:rFonts w:cs="B Zar"/>
          <w:sz w:val="32"/>
          <w:szCs w:val="32"/>
          <w:rtl/>
        </w:rPr>
        <w:t>پیدا</w:t>
      </w:r>
      <w:r w:rsidRPr="00054416">
        <w:rPr>
          <w:rFonts w:cs="B Zar"/>
          <w:sz w:val="32"/>
          <w:szCs w:val="32"/>
        </w:rPr>
        <w:t xml:space="preserve"> </w:t>
      </w:r>
      <w:r w:rsidRPr="00054416">
        <w:rPr>
          <w:rFonts w:cs="B Zar"/>
          <w:sz w:val="32"/>
          <w:szCs w:val="32"/>
          <w:rtl/>
        </w:rPr>
        <w:t>شدند</w:t>
      </w:r>
      <w:r w:rsidRPr="00054416">
        <w:rPr>
          <w:rFonts w:cs="B Zar"/>
          <w:sz w:val="32"/>
          <w:szCs w:val="32"/>
        </w:rPr>
        <w:t>.</w:t>
      </w:r>
    </w:p>
    <w:p w:rsidR="00054416" w:rsidRPr="00054416" w:rsidRDefault="00054416" w:rsidP="00054416">
      <w:pPr>
        <w:pStyle w:val="BodyText"/>
        <w:bidi/>
        <w:rPr>
          <w:rFonts w:cs="B Zar"/>
          <w:sz w:val="32"/>
          <w:szCs w:val="32"/>
        </w:rPr>
      </w:pPr>
      <w:r w:rsidRPr="00054416">
        <w:rPr>
          <w:rFonts w:cs="B Zar"/>
          <w:sz w:val="32"/>
          <w:szCs w:val="32"/>
          <w:rtl/>
        </w:rPr>
        <w:t>پارامترهای</w:t>
      </w:r>
      <w:r w:rsidRPr="00054416">
        <w:rPr>
          <w:rFonts w:cs="B Zar"/>
          <w:sz w:val="32"/>
          <w:szCs w:val="32"/>
        </w:rPr>
        <w:t xml:space="preserve"> </w:t>
      </w:r>
      <w:r w:rsidRPr="00054416">
        <w:rPr>
          <w:rFonts w:cs="B Zar"/>
          <w:sz w:val="32"/>
          <w:szCs w:val="32"/>
          <w:rtl/>
        </w:rPr>
        <w:t>بررسی</w:t>
      </w:r>
      <w:r w:rsidRPr="00054416">
        <w:rPr>
          <w:rFonts w:cs="B Zar"/>
          <w:sz w:val="32"/>
          <w:szCs w:val="32"/>
        </w:rPr>
        <w:t xml:space="preserve"> </w:t>
      </w:r>
      <w:r w:rsidRPr="00054416">
        <w:rPr>
          <w:rFonts w:cs="B Zar"/>
          <w:sz w:val="32"/>
          <w:szCs w:val="32"/>
          <w:rtl/>
        </w:rPr>
        <w:t>شده</w:t>
      </w:r>
      <w:r w:rsidRPr="00054416">
        <w:rPr>
          <w:rFonts w:cs="B Zar"/>
          <w:sz w:val="32"/>
          <w:szCs w:val="32"/>
        </w:rPr>
        <w:t>:</w:t>
      </w:r>
    </w:p>
    <w:p w:rsidR="00054416" w:rsidRPr="00054416" w:rsidRDefault="00054416" w:rsidP="00054416">
      <w:pPr>
        <w:pStyle w:val="Compact"/>
        <w:numPr>
          <w:ilvl w:val="0"/>
          <w:numId w:val="15"/>
        </w:numPr>
        <w:bidi/>
        <w:rPr>
          <w:rFonts w:ascii="Times New Roman" w:hAnsi="Times New Roman" w:cs="Times New Roman"/>
          <w:sz w:val="28"/>
          <w:szCs w:val="28"/>
        </w:rPr>
      </w:pPr>
      <w:r w:rsidRPr="00054416">
        <w:rPr>
          <w:rFonts w:ascii="Times New Roman" w:hAnsi="Times New Roman" w:cs="Times New Roman"/>
          <w:sz w:val="28"/>
          <w:szCs w:val="28"/>
        </w:rPr>
        <w:t>C</w:t>
      </w:r>
    </w:p>
    <w:p w:rsidR="00054416" w:rsidRPr="00054416" w:rsidRDefault="00054416" w:rsidP="00054416">
      <w:pPr>
        <w:pStyle w:val="Compact"/>
        <w:numPr>
          <w:ilvl w:val="0"/>
          <w:numId w:val="15"/>
        </w:numPr>
        <w:bidi/>
        <w:rPr>
          <w:rFonts w:ascii="Times New Roman" w:hAnsi="Times New Roman" w:cs="Times New Roman"/>
          <w:sz w:val="28"/>
          <w:szCs w:val="28"/>
        </w:rPr>
      </w:pPr>
      <w:r w:rsidRPr="00054416">
        <w:rPr>
          <w:rFonts w:ascii="Times New Roman" w:hAnsi="Times New Roman" w:cs="Times New Roman"/>
          <w:sz w:val="28"/>
          <w:szCs w:val="28"/>
        </w:rPr>
        <w:t>kernel</w:t>
      </w:r>
    </w:p>
    <w:p w:rsidR="00054416" w:rsidRDefault="00054416" w:rsidP="00054416">
      <w:pPr>
        <w:pStyle w:val="Compact"/>
        <w:numPr>
          <w:ilvl w:val="0"/>
          <w:numId w:val="15"/>
        </w:numPr>
        <w:bidi/>
        <w:rPr>
          <w:rFonts w:ascii="Times New Roman" w:hAnsi="Times New Roman" w:cs="Times New Roman"/>
          <w:sz w:val="28"/>
          <w:szCs w:val="28"/>
        </w:rPr>
      </w:pPr>
      <w:r w:rsidRPr="00054416">
        <w:rPr>
          <w:rFonts w:ascii="Times New Roman" w:hAnsi="Times New Roman" w:cs="Times New Roman"/>
          <w:sz w:val="28"/>
          <w:szCs w:val="28"/>
        </w:rPr>
        <w:t>degree</w:t>
      </w:r>
    </w:p>
    <w:p w:rsidR="00AE1A53" w:rsidRDefault="00AE1A53" w:rsidP="00AE1A53">
      <w:pPr>
        <w:pStyle w:val="Compact"/>
        <w:bidi/>
        <w:rPr>
          <w:rFonts w:ascii="Times New Roman" w:hAnsi="Times New Roman" w:cs="Times New Roman"/>
          <w:sz w:val="28"/>
          <w:szCs w:val="28"/>
          <w:rtl/>
        </w:rPr>
      </w:pP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grid_model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best_params_</w:t>
      </w:r>
    </w:p>
    <w:p w:rsidR="00AE1A53" w:rsidRPr="00AE1A53" w:rsidRDefault="00AE1A53" w:rsidP="00AE1A53">
      <w:pPr>
        <w:spacing w:after="0" w:line="285" w:lineRule="atLeast"/>
        <w:rPr>
          <w:rFonts w:asciiTheme="majorBidi" w:eastAsia="Times New Roman" w:hAnsiTheme="majorBidi" w:cstheme="majorBidi"/>
          <w:color w:val="000000" w:themeColor="text1"/>
          <w:sz w:val="32"/>
          <w:szCs w:val="32"/>
        </w:rPr>
      </w:pPr>
      <w:r w:rsidRPr="00AE1A53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{'C': 0.1, 'degree': 1, 'kernel': 'linear'}</w:t>
      </w:r>
    </w:p>
    <w:p w:rsidR="00AE1A53" w:rsidRPr="00054416" w:rsidRDefault="00AE1A53" w:rsidP="00AE1A53">
      <w:pPr>
        <w:pStyle w:val="Compact"/>
        <w:bidi/>
        <w:rPr>
          <w:rFonts w:ascii="Times New Roman" w:hAnsi="Times New Roman" w:cs="Times New Roman"/>
          <w:sz w:val="28"/>
          <w:szCs w:val="28"/>
        </w:rPr>
      </w:pPr>
    </w:p>
    <w:p w:rsidR="001C6E62" w:rsidRDefault="005D54EC" w:rsidP="001C6E62">
      <w:pPr>
        <w:pStyle w:val="NormalWeb"/>
        <w:bidi/>
        <w:rPr>
          <w:rFonts w:cs="B Zar"/>
          <w:b/>
          <w:bCs/>
          <w:sz w:val="32"/>
          <w:szCs w:val="32"/>
          <w:rtl/>
        </w:rPr>
      </w:pPr>
      <w:r w:rsidRPr="005D54EC">
        <w:rPr>
          <w:rFonts w:cs="B Zar" w:hint="cs"/>
          <w:b/>
          <w:bCs/>
          <w:sz w:val="32"/>
          <w:szCs w:val="32"/>
          <w:rtl/>
        </w:rPr>
        <w:t>کد</w:t>
      </w:r>
      <w:r w:rsidR="00AE1A53">
        <w:rPr>
          <w:rFonts w:cs="B Zar" w:hint="cs"/>
          <w:b/>
          <w:bCs/>
          <w:sz w:val="32"/>
          <w:szCs w:val="32"/>
          <w:rtl/>
        </w:rPr>
        <w:t xml:space="preserve"> نتایج ارزیابی خطا: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AE1A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mean_absolute_error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AE1A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AE1A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1A5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1A53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A5D6FF"/>
          <w:sz w:val="21"/>
          <w:szCs w:val="21"/>
        </w:rPr>
        <w:t>"MAE : "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A5D6FF"/>
          <w:sz w:val="21"/>
          <w:szCs w:val="21"/>
        </w:rPr>
        <w:t>"MSE : "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1A5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1A53">
        <w:rPr>
          <w:rFonts w:ascii="Consolas" w:eastAsia="Times New Roman" w:hAnsi="Consolas" w:cs="Times New Roman"/>
          <w:color w:val="A5D6FF"/>
          <w:sz w:val="21"/>
          <w:szCs w:val="21"/>
        </w:rPr>
        <w:t>"RMSE : "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AE1A53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AE1A5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E1A53" w:rsidRPr="00AE1A53" w:rsidRDefault="00AE1A53" w:rsidP="00AE1A5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rtl/>
        </w:rPr>
      </w:pPr>
    </w:p>
    <w:p w:rsidR="00AE1A53" w:rsidRPr="00AE1A53" w:rsidRDefault="00AE1A53" w:rsidP="00AE1A5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cyan"/>
        </w:rPr>
      </w:pPr>
      <w:r w:rsidRPr="00AE1A5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cyan"/>
        </w:rPr>
        <w:t>MAE :  0.6741971261717687</w:t>
      </w:r>
    </w:p>
    <w:p w:rsidR="00AE1A53" w:rsidRPr="00A95CDB" w:rsidRDefault="00AE1A53" w:rsidP="00AE1A5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cyan"/>
          <w:rtl/>
        </w:rPr>
      </w:pPr>
      <w:r w:rsidRPr="00AE1A5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cyan"/>
        </w:rPr>
        <w:t>MSE :  0.7355816162563278</w:t>
      </w:r>
    </w:p>
    <w:p w:rsidR="005D54EC" w:rsidRPr="00AE1A53" w:rsidRDefault="00AE1A53" w:rsidP="00AE1A5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95CDB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RMSE :  0.8576605483851567</w:t>
      </w:r>
    </w:p>
    <w:p w:rsidR="008735F7" w:rsidRPr="001C6E62" w:rsidRDefault="008735F7" w:rsidP="001C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B Zar"/>
          <w:i/>
          <w:sz w:val="32"/>
          <w:szCs w:val="32"/>
          <w:rtl/>
          <w:lang w:bidi="fa-IR"/>
        </w:rPr>
      </w:pPr>
    </w:p>
    <w:p w:rsidR="00DD3A3F" w:rsidRPr="00DD3A3F" w:rsidRDefault="00AE0608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DD3A3F" w:rsidRPr="00DD3A3F" w:rsidRDefault="00DD3A3F" w:rsidP="008A3ECE">
      <w:pPr>
        <w:pStyle w:val="Heading2"/>
        <w:bidi/>
      </w:pPr>
      <w:r w:rsidRPr="00DD3A3F">
        <w:t>Decision Tree Regressor</w:t>
      </w:r>
    </w:p>
    <w:p w:rsidR="00DD3A3F" w:rsidRPr="008A3ECE" w:rsidRDefault="00DD3A3F" w:rsidP="008A3ECE">
      <w:pPr>
        <w:pStyle w:val="Heading2"/>
        <w:bidi/>
      </w:pPr>
      <w:r w:rsidRPr="008A3ECE">
        <w:rPr>
          <w:rFonts w:cs="B Zar"/>
          <w:b w:val="0"/>
          <w:bCs w:val="0"/>
          <w:rtl/>
        </w:rPr>
        <w:lastRenderedPageBreak/>
        <w:t>مفهوم</w:t>
      </w:r>
      <w:r w:rsidR="008A3ECE" w:rsidRPr="008A3ECE">
        <w:rPr>
          <w:rFonts w:hint="cs"/>
          <w:b w:val="0"/>
          <w:bCs w:val="0"/>
          <w:rtl/>
        </w:rPr>
        <w:t xml:space="preserve"> </w:t>
      </w:r>
      <w:r w:rsidR="008A3ECE" w:rsidRPr="00DD3A3F">
        <w:t>Decision Tree Regressor</w:t>
      </w:r>
    </w:p>
    <w:p w:rsidR="00787471" w:rsidRPr="00787471" w:rsidRDefault="00DD3A3F" w:rsidP="00787471">
      <w:pPr>
        <w:pStyle w:val="NormalWeb"/>
        <w:bidi/>
        <w:jc w:val="both"/>
        <w:rPr>
          <w:rFonts w:cs="B Zar"/>
          <w:sz w:val="32"/>
          <w:szCs w:val="32"/>
        </w:rPr>
      </w:pPr>
      <w:r w:rsidRPr="00787471">
        <w:rPr>
          <w:rFonts w:cs="B Zar"/>
          <w:sz w:val="32"/>
          <w:szCs w:val="32"/>
          <w:rtl/>
        </w:rPr>
        <w:t>داده‌ها را به صورت سلسله مراتبی تقسیم می‌کند</w:t>
      </w:r>
      <w:r w:rsidR="00787471" w:rsidRPr="00787471">
        <w:rPr>
          <w:rFonts w:cs="B Zar"/>
          <w:sz w:val="32"/>
          <w:szCs w:val="32"/>
        </w:rPr>
        <w:t>.</w:t>
      </w:r>
      <w:r w:rsidR="00787471" w:rsidRPr="00787471">
        <w:rPr>
          <w:rFonts w:cs="B Zar" w:hint="cs"/>
          <w:sz w:val="32"/>
          <w:szCs w:val="32"/>
          <w:rtl/>
        </w:rPr>
        <w:t xml:space="preserve"> </w:t>
      </w:r>
      <w:r w:rsidRPr="00787471">
        <w:rPr>
          <w:rFonts w:cs="B Zar"/>
          <w:sz w:val="32"/>
          <w:szCs w:val="32"/>
          <w:rtl/>
        </w:rPr>
        <w:t>در هر مرحله بهترین ویژگی برای تقسیم انتخاب می‌شود</w:t>
      </w:r>
      <w:r w:rsidRPr="00787471">
        <w:rPr>
          <w:rFonts w:cs="B Zar"/>
          <w:sz w:val="32"/>
          <w:szCs w:val="32"/>
        </w:rPr>
        <w:t>.</w:t>
      </w:r>
      <w:r w:rsidR="00787471" w:rsidRPr="00787471">
        <w:rPr>
          <w:rFonts w:cs="B Zar" w:hint="cs"/>
          <w:sz w:val="32"/>
          <w:szCs w:val="32"/>
          <w:rtl/>
        </w:rPr>
        <w:t xml:space="preserve"> </w:t>
      </w:r>
      <w:r w:rsidR="00787471" w:rsidRPr="00787471">
        <w:rPr>
          <w:rFonts w:cs="B Zar"/>
          <w:sz w:val="32"/>
          <w:szCs w:val="32"/>
          <w:rtl/>
        </w:rPr>
        <w:t>درخت تصمیم رگرسیونی</w:t>
      </w:r>
      <w:r w:rsidR="00787471" w:rsidRPr="00787471">
        <w:rPr>
          <w:rFonts w:cs="B Zar"/>
          <w:sz w:val="32"/>
          <w:szCs w:val="32"/>
        </w:rPr>
        <w:t xml:space="preserve"> (Decision Tree Regressor) </w:t>
      </w:r>
      <w:r w:rsidR="00787471" w:rsidRPr="00787471">
        <w:rPr>
          <w:rFonts w:cs="B Zar"/>
          <w:sz w:val="32"/>
          <w:szCs w:val="32"/>
          <w:rtl/>
        </w:rPr>
        <w:t>یکی از الگوریتم‌های یادگیری نظارت‌شده است که برای پیش‌بینی مقادیر پیوسته استفاده می‌شود. این الگوریتم با تقسیم مکرر داده‌ها به زیرمجموعه‌های کوچکتر، روابط بین متغیرهای ورودی و خروجی را یاد می‌گیرد</w:t>
      </w:r>
      <w:r w:rsidR="00787471" w:rsidRPr="00787471">
        <w:rPr>
          <w:rFonts w:cs="B Zar"/>
          <w:sz w:val="32"/>
          <w:szCs w:val="32"/>
        </w:rPr>
        <w:t>.</w:t>
      </w:r>
    </w:p>
    <w:p w:rsidR="00787471" w:rsidRPr="00787471" w:rsidRDefault="00787471" w:rsidP="00787471">
      <w:pPr>
        <w:pStyle w:val="NormalWeb"/>
        <w:bidi/>
        <w:jc w:val="both"/>
        <w:rPr>
          <w:rFonts w:cs="B Zar"/>
          <w:sz w:val="32"/>
          <w:szCs w:val="32"/>
        </w:rPr>
      </w:pPr>
      <w:r w:rsidRPr="00787471">
        <w:rPr>
          <w:rFonts w:cs="B Zar"/>
          <w:sz w:val="32"/>
          <w:szCs w:val="32"/>
          <w:rtl/>
        </w:rPr>
        <w:t>برخلاف رگرسیون خطی که یک رابطه ریاضی مشخص بین ورودی و خروجی فرض می‌کند، درخت تصمیم هیچ فرضی درباره شکل رابطه داده‌ها ندارد و می‌تواند الگوهای غیرخطی را نیز مدل‌سازی کند</w:t>
      </w:r>
      <w:r w:rsidRPr="00787471">
        <w:rPr>
          <w:rFonts w:cs="B Zar"/>
          <w:sz w:val="32"/>
          <w:szCs w:val="32"/>
        </w:rPr>
        <w:t>.</w:t>
      </w:r>
    </w:p>
    <w:p w:rsidR="00DD3A3F" w:rsidRPr="00DD3A3F" w:rsidRDefault="00C364DB" w:rsidP="00C364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15000" cy="28479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oncept-of-decision-tree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797" w:rsidRPr="00FB3797" w:rsidRDefault="00FB3797" w:rsidP="00FB37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FB3797">
        <w:rPr>
          <w:rFonts w:ascii="Times New Roman" w:eastAsia="Times New Roman" w:hAnsi="Times New Roman" w:cs="B Zar"/>
          <w:sz w:val="32"/>
          <w:szCs w:val="32"/>
          <w:rtl/>
        </w:rPr>
        <w:t>درخت از سه بخش اصلی تشکیل شده است</w:t>
      </w:r>
      <w:r w:rsidRPr="00FB3797">
        <w:rPr>
          <w:rFonts w:ascii="Times New Roman" w:eastAsia="Times New Roman" w:hAnsi="Times New Roman" w:cs="B Zar"/>
          <w:sz w:val="32"/>
          <w:szCs w:val="32"/>
        </w:rPr>
        <w:t>:</w:t>
      </w:r>
    </w:p>
    <w:p w:rsidR="00FB3797" w:rsidRPr="008A3ECE" w:rsidRDefault="00FB3797" w:rsidP="008A3ECE">
      <w:pPr>
        <w:pStyle w:val="Heading3"/>
        <w:bidi/>
        <w:rPr>
          <w:rFonts w:cs="B Zar"/>
          <w:sz w:val="36"/>
          <w:szCs w:val="36"/>
        </w:rPr>
      </w:pPr>
      <w:r w:rsidRPr="008A3ECE">
        <w:rPr>
          <w:rFonts w:cs="B Zar"/>
          <w:sz w:val="36"/>
          <w:szCs w:val="36"/>
          <w:rtl/>
        </w:rPr>
        <w:t>گره ریشه</w:t>
      </w:r>
    </w:p>
    <w:p w:rsidR="00FB3797" w:rsidRPr="00FB3797" w:rsidRDefault="00FB3797" w:rsidP="00FB37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FB3797">
        <w:rPr>
          <w:rFonts w:ascii="Times New Roman" w:eastAsia="Times New Roman" w:hAnsi="Times New Roman" w:cs="B Zar"/>
          <w:sz w:val="32"/>
          <w:szCs w:val="32"/>
          <w:rtl/>
        </w:rPr>
        <w:t>اولین گره درخت که کل داده‌ها را در اختیار دارد</w:t>
      </w:r>
      <w:r w:rsidRPr="00FB3797">
        <w:rPr>
          <w:rFonts w:ascii="Times New Roman" w:eastAsia="Times New Roman" w:hAnsi="Times New Roman" w:cs="B Zar"/>
          <w:sz w:val="32"/>
          <w:szCs w:val="32"/>
        </w:rPr>
        <w:t>.</w:t>
      </w:r>
    </w:p>
    <w:p w:rsidR="00FB3797" w:rsidRPr="008A3ECE" w:rsidRDefault="00FB3797" w:rsidP="008A3ECE">
      <w:pPr>
        <w:pStyle w:val="Heading3"/>
        <w:bidi/>
        <w:rPr>
          <w:rFonts w:cs="B Zar"/>
          <w:sz w:val="36"/>
          <w:szCs w:val="36"/>
        </w:rPr>
      </w:pPr>
      <w:r w:rsidRPr="008A3ECE">
        <w:rPr>
          <w:rFonts w:cs="B Zar"/>
          <w:sz w:val="36"/>
          <w:szCs w:val="36"/>
          <w:rtl/>
        </w:rPr>
        <w:t>گره‌های داخلی</w:t>
      </w:r>
    </w:p>
    <w:p w:rsidR="00FB3797" w:rsidRPr="00FB3797" w:rsidRDefault="00FB3797" w:rsidP="00FB37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FB3797">
        <w:rPr>
          <w:rFonts w:ascii="Times New Roman" w:eastAsia="Times New Roman" w:hAnsi="Times New Roman" w:cs="B Zar"/>
          <w:sz w:val="32"/>
          <w:szCs w:val="32"/>
          <w:rtl/>
        </w:rPr>
        <w:lastRenderedPageBreak/>
        <w:t>در هر گره یک شرط روی یکی از ویژگی‌ها اعمال می‌شود</w:t>
      </w:r>
      <w:r w:rsidRPr="00FB3797">
        <w:rPr>
          <w:rFonts w:ascii="Times New Roman" w:eastAsia="Times New Roman" w:hAnsi="Times New Roman" w:cs="B Zar"/>
          <w:sz w:val="32"/>
          <w:szCs w:val="32"/>
        </w:rPr>
        <w:t>.</w:t>
      </w:r>
    </w:p>
    <w:p w:rsidR="00FB3797" w:rsidRPr="00FB3797" w:rsidRDefault="008A3ECE" w:rsidP="00FB37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F141F1">
        <w:rPr>
          <w:rFonts w:ascii="Times New Roman" w:eastAsia="Times New Roman" w:hAnsi="Times New Roman" w:cs="B Zar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1792" behindDoc="0" locked="0" layoutInCell="1" allowOverlap="1" wp14:anchorId="0A8BE6F5" wp14:editId="3427EC6B">
            <wp:simplePos x="0" y="0"/>
            <wp:positionH relativeFrom="column">
              <wp:posOffset>1209675</wp:posOffset>
            </wp:positionH>
            <wp:positionV relativeFrom="paragraph">
              <wp:posOffset>370840</wp:posOffset>
            </wp:positionV>
            <wp:extent cx="4085617" cy="1809115"/>
            <wp:effectExtent l="0" t="0" r="0" b="19685"/>
            <wp:wrapNone/>
            <wp:docPr id="35" name="Diagram 3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1" r:lo="rId42" r:qs="rId43" r:cs="rId4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797" w:rsidRPr="00FB3797">
        <w:rPr>
          <w:rFonts w:ascii="Times New Roman" w:eastAsia="Times New Roman" w:hAnsi="Times New Roman" w:cs="B Zar"/>
          <w:sz w:val="32"/>
          <w:szCs w:val="32"/>
          <w:rtl/>
        </w:rPr>
        <w:t>مثال</w:t>
      </w:r>
      <w:r w:rsidR="00FB3797" w:rsidRPr="00FB3797">
        <w:rPr>
          <w:rFonts w:ascii="Times New Roman" w:eastAsia="Times New Roman" w:hAnsi="Times New Roman" w:cs="B Zar"/>
          <w:sz w:val="32"/>
          <w:szCs w:val="32"/>
        </w:rPr>
        <w:t>:</w:t>
      </w:r>
    </w:p>
    <w:p w:rsidR="00F141F1" w:rsidRDefault="00F141F1" w:rsidP="00F141F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141F1" w:rsidRDefault="00F141F1" w:rsidP="00F141F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:rsidR="008A3ECE" w:rsidRDefault="008A3ECE" w:rsidP="008A3EC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:rsidR="008A3ECE" w:rsidRDefault="008A3ECE" w:rsidP="008A3EC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141F1" w:rsidRDefault="00F141F1" w:rsidP="00F141F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B3797" w:rsidRPr="008A3ECE" w:rsidRDefault="00FB3797" w:rsidP="008A3ECE">
      <w:pPr>
        <w:pStyle w:val="Heading3"/>
        <w:bidi/>
        <w:rPr>
          <w:rFonts w:cs="B Zar"/>
          <w:sz w:val="36"/>
          <w:szCs w:val="36"/>
        </w:rPr>
      </w:pPr>
      <w:r w:rsidRPr="008A3ECE">
        <w:rPr>
          <w:rFonts w:cs="B Zar"/>
          <w:sz w:val="36"/>
          <w:szCs w:val="36"/>
          <w:rtl/>
        </w:rPr>
        <w:t>برگ‌ها</w:t>
      </w:r>
    </w:p>
    <w:p w:rsidR="006364A2" w:rsidRPr="006364A2" w:rsidRDefault="00FB3797" w:rsidP="006364A2">
      <w:pPr>
        <w:pStyle w:val="NormalWeb"/>
        <w:bidi/>
        <w:rPr>
          <w:rFonts w:cs="B Zar"/>
          <w:color w:val="000000" w:themeColor="text1"/>
          <w:sz w:val="32"/>
          <w:szCs w:val="32"/>
        </w:rPr>
      </w:pPr>
      <w:r w:rsidRPr="00FB3797">
        <w:rPr>
          <w:rFonts w:cs="B Zar"/>
          <w:color w:val="000000" w:themeColor="text1"/>
          <w:sz w:val="32"/>
          <w:szCs w:val="32"/>
          <w:rtl/>
        </w:rPr>
        <w:t>گره‌های نهایی که مقدار پیش‌بینی شده را ارائه می‌دهند</w:t>
      </w:r>
      <w:r w:rsidRPr="00FB3797">
        <w:rPr>
          <w:rFonts w:cs="B Zar"/>
          <w:color w:val="000000" w:themeColor="text1"/>
          <w:sz w:val="32"/>
          <w:szCs w:val="32"/>
        </w:rPr>
        <w:t>.</w:t>
      </w:r>
      <w:r w:rsidR="006364A2" w:rsidRPr="006364A2">
        <w:rPr>
          <w:rFonts w:cs="B Zar"/>
          <w:color w:val="000000" w:themeColor="text1"/>
          <w:sz w:val="32"/>
          <w:szCs w:val="32"/>
          <w:rtl/>
        </w:rPr>
        <w:t xml:space="preserve"> هدف درخت تصمیم این است که داده‌ها را طوری تقسیم کند که نمونه‌های داخل هر گروه تا حد امکان به یکدیگر شبیه باشند</w:t>
      </w:r>
      <w:r w:rsidR="006364A2" w:rsidRPr="006364A2">
        <w:rPr>
          <w:rFonts w:cs="B Zar"/>
          <w:color w:val="000000" w:themeColor="text1"/>
          <w:sz w:val="32"/>
          <w:szCs w:val="32"/>
        </w:rPr>
        <w:t>.</w:t>
      </w:r>
      <w:r w:rsidR="006364A2">
        <w:rPr>
          <w:rFonts w:cs="B Zar"/>
          <w:color w:val="000000" w:themeColor="text1"/>
          <w:sz w:val="32"/>
          <w:szCs w:val="32"/>
        </w:rPr>
        <w:t xml:space="preserve"> </w:t>
      </w:r>
      <w:r w:rsidR="006364A2" w:rsidRPr="006364A2">
        <w:rPr>
          <w:rFonts w:cs="B Zar"/>
          <w:color w:val="000000" w:themeColor="text1"/>
          <w:sz w:val="32"/>
          <w:szCs w:val="32"/>
          <w:rtl/>
        </w:rPr>
        <w:t>برای این کار از معیار کاهش واریانس</w:t>
      </w:r>
      <w:r w:rsidR="006364A2" w:rsidRPr="006364A2">
        <w:rPr>
          <w:rFonts w:cs="B Zar"/>
          <w:color w:val="000000" w:themeColor="text1"/>
          <w:sz w:val="32"/>
          <w:szCs w:val="32"/>
        </w:rPr>
        <w:t xml:space="preserve"> (Variance Reduction) </w:t>
      </w:r>
      <w:r w:rsidR="006364A2" w:rsidRPr="006364A2">
        <w:rPr>
          <w:rFonts w:cs="B Zar"/>
          <w:color w:val="000000" w:themeColor="text1"/>
          <w:sz w:val="32"/>
          <w:szCs w:val="32"/>
          <w:rtl/>
        </w:rPr>
        <w:t>استفاده می‌شود</w:t>
      </w:r>
      <w:r w:rsidR="006364A2" w:rsidRPr="006364A2">
        <w:rPr>
          <w:rFonts w:cs="B Zar"/>
          <w:color w:val="000000" w:themeColor="text1"/>
          <w:sz w:val="32"/>
          <w:szCs w:val="32"/>
        </w:rPr>
        <w:t>.</w:t>
      </w:r>
    </w:p>
    <w:p w:rsidR="00FB3797" w:rsidRPr="006364A2" w:rsidRDefault="006364A2" w:rsidP="006364A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b/>
          <w:bCs/>
          <w:sz w:val="32"/>
          <w:szCs w:val="32"/>
          <w:u w:val="words"/>
        </w:rPr>
      </w:pPr>
      <w:r>
        <w:rPr>
          <w:rFonts w:ascii="Times New Roman" w:eastAsia="Times New Roman" w:hAnsi="Times New Roman" w:cs="B Zar" w:hint="cs"/>
          <w:b/>
          <w:bCs/>
          <w:sz w:val="32"/>
          <w:szCs w:val="32"/>
          <w:rtl/>
        </w:rPr>
        <w:t>فرمول</w:t>
      </w:r>
    </w:p>
    <w:p w:rsidR="001B41E8" w:rsidRPr="001B41E8" w:rsidRDefault="001B41E8" w:rsidP="001B41E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b/>
          <w:bCs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B Zar"/>
              <w:sz w:val="32"/>
              <w:szCs w:val="32"/>
            </w:rPr>
            <m:t>Var</m:t>
          </m:r>
          <m:d>
            <m:dPr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B Zar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</w:rPr>
                <m:t>n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="B Zar"/>
              <w:sz w:val="32"/>
              <w:szCs w:val="32"/>
            </w:rPr>
            <m:t>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B Zar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B Zar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B Zar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B Zar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B Zar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B Zar"/>
                              <w:b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B Zar"/>
                              <w:sz w:val="32"/>
                              <w:szCs w:val="32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B Zar"/>
                              <w:sz w:val="32"/>
                              <w:szCs w:val="32"/>
                            </w:rPr>
                            <m:t>i</m:t>
                          </m:r>
                        </m:sub>
                      </m:sSub>
                    </m:e>
                  </m:acc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</w:rPr>
                    <m:t>2</m:t>
                  </m:r>
                </m:sup>
              </m:sSup>
            </m:e>
          </m:nary>
        </m:oMath>
      </m:oMathPara>
    </w:p>
    <w:p w:rsidR="009E499E" w:rsidRPr="009E499E" w:rsidRDefault="009E499E" w:rsidP="009E49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9E499E">
        <w:rPr>
          <w:rFonts w:ascii="Times New Roman" w:eastAsia="Times New Roman" w:hAnsi="Times New Roman" w:cs="B Zar"/>
          <w:sz w:val="32"/>
          <w:szCs w:val="32"/>
          <w:rtl/>
        </w:rPr>
        <w:t>که در آن</w:t>
      </w:r>
      <w:r w:rsidRPr="009E499E">
        <w:rPr>
          <w:rFonts w:ascii="Times New Roman" w:eastAsia="Times New Roman" w:hAnsi="Times New Roman" w:cs="B Zar"/>
          <w:sz w:val="32"/>
          <w:szCs w:val="32"/>
        </w:rPr>
        <w:t>:</w:t>
      </w:r>
    </w:p>
    <w:p w:rsidR="009E499E" w:rsidRPr="009E499E" w:rsidRDefault="009E499E" w:rsidP="009E499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9E499E">
        <w:rPr>
          <w:rFonts w:ascii="Times New Roman" w:eastAsia="Times New Roman" w:hAnsi="Times New Roman" w:cs="B Zar"/>
          <w:b/>
          <w:bCs/>
          <w:sz w:val="32"/>
          <w:szCs w:val="32"/>
        </w:rPr>
        <w:t>n</w:t>
      </w:r>
      <w:r w:rsidRPr="009E499E">
        <w:rPr>
          <w:rFonts w:ascii="Times New Roman" w:eastAsia="Times New Roman" w:hAnsi="Times New Roman" w:cs="B Zar"/>
          <w:sz w:val="32"/>
          <w:szCs w:val="32"/>
        </w:rPr>
        <w:t xml:space="preserve"> </w:t>
      </w:r>
      <w:r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 xml:space="preserve"> </w:t>
      </w:r>
      <w:r w:rsidRPr="009E499E">
        <w:rPr>
          <w:rFonts w:ascii="Times New Roman" w:eastAsia="Times New Roman" w:hAnsi="Times New Roman" w:cs="B Zar"/>
          <w:sz w:val="32"/>
          <w:szCs w:val="32"/>
          <w:rtl/>
        </w:rPr>
        <w:t xml:space="preserve">تعداد نمونه‌ها </w:t>
      </w:r>
    </w:p>
    <w:p w:rsidR="009E499E" w:rsidRPr="009E499E" w:rsidRDefault="00AE0608" w:rsidP="009E499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>
        <m:sSub>
          <m:sSubPr>
            <m:ctrlPr>
              <w:rPr>
                <w:rFonts w:ascii="Cambria Math" w:eastAsia="Times New Roman" w:hAnsi="Cambria Math" w:cs="B Zar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B Zar"/>
                <w:sz w:val="32"/>
                <w:szCs w:val="32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B Zar"/>
                <w:sz w:val="32"/>
                <w:szCs w:val="32"/>
              </w:rPr>
              <m:t>i</m:t>
            </m:r>
          </m:sub>
        </m:sSub>
      </m:oMath>
      <w:r w:rsidR="009E499E" w:rsidRPr="009E499E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="009E499E" w:rsidRPr="009E499E">
        <w:rPr>
          <w:rFonts w:ascii="Times New Roman" w:eastAsia="Times New Roman" w:hAnsi="Times New Roman" w:cs="B Zar"/>
          <w:sz w:val="32"/>
          <w:szCs w:val="32"/>
          <w:rtl/>
        </w:rPr>
        <w:t xml:space="preserve">مقدار واقعی </w:t>
      </w:r>
    </w:p>
    <w:p w:rsidR="009E499E" w:rsidRDefault="00AE0608" w:rsidP="009E499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>
        <m:acc>
          <m:accPr>
            <m:chr m:val="̅"/>
            <m:ctrlPr>
              <w:rPr>
                <w:rFonts w:ascii="Cambria Math" w:eastAsia="Times New Roman" w:hAnsi="Cambria Math" w:cs="B Zar"/>
                <w:b/>
                <w:bCs/>
                <w:i/>
                <w:sz w:val="32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B Zar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B Zar"/>
                    <w:sz w:val="32"/>
                    <w:szCs w:val="32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B Zar"/>
                    <w:sz w:val="32"/>
                    <w:szCs w:val="32"/>
                  </w:rPr>
                  <m:t>i</m:t>
                </m:r>
              </m:sub>
            </m:sSub>
          </m:e>
        </m:acc>
      </m:oMath>
      <w:r w:rsidR="009E499E">
        <w:rPr>
          <w:rFonts w:ascii="Times New Roman" w:eastAsia="Times New Roman" w:hAnsi="Times New Roman" w:cs="B Zar"/>
          <w:b/>
          <w:bCs/>
          <w:sz w:val="32"/>
          <w:szCs w:val="32"/>
          <w:lang w:bidi="fa-IR"/>
        </w:rPr>
        <w:t xml:space="preserve"> </w:t>
      </w:r>
      <w:r w:rsidR="009E499E" w:rsidRPr="009E499E">
        <w:rPr>
          <w:rFonts w:ascii="Times New Roman" w:eastAsia="Times New Roman" w:hAnsi="Times New Roman" w:cs="B Zar"/>
          <w:sz w:val="32"/>
          <w:szCs w:val="32"/>
          <w:rtl/>
        </w:rPr>
        <w:t>میانگین مقادیر هدف</w:t>
      </w:r>
    </w:p>
    <w:p w:rsidR="003F26A7" w:rsidRPr="000D536E" w:rsidRDefault="003F26A7" w:rsidP="000D536E">
      <w:pPr>
        <w:pStyle w:val="Heading3"/>
        <w:bidi/>
        <w:rPr>
          <w:rFonts w:cs="B Zar"/>
          <w:sz w:val="36"/>
          <w:szCs w:val="36"/>
        </w:rPr>
      </w:pPr>
      <w:r w:rsidRPr="000D536E">
        <w:rPr>
          <w:rFonts w:cs="B Zar"/>
          <w:sz w:val="36"/>
          <w:szCs w:val="36"/>
          <w:rtl/>
        </w:rPr>
        <w:t>معیار انتخاب بهترین تقسیم</w:t>
      </w:r>
    </w:p>
    <w:p w:rsidR="003F26A7" w:rsidRPr="003F26A7" w:rsidRDefault="003F26A7" w:rsidP="003F26A7">
      <w:pPr>
        <w:pStyle w:val="NormalWeb"/>
        <w:bidi/>
        <w:rPr>
          <w:rFonts w:cs="B Zar"/>
          <w:sz w:val="32"/>
          <w:szCs w:val="32"/>
        </w:rPr>
      </w:pPr>
      <w:r w:rsidRPr="003F26A7">
        <w:rPr>
          <w:rFonts w:cs="B Zar"/>
          <w:sz w:val="32"/>
          <w:szCs w:val="32"/>
          <w:rtl/>
        </w:rPr>
        <w:lastRenderedPageBreak/>
        <w:t>درخت تصمیم در هر مرحله تقسیمی را انتخاب می‌کند که بیشترین کاهش واریانس را ایجاد کند</w:t>
      </w:r>
      <w:r w:rsidRPr="003F26A7">
        <w:rPr>
          <w:rFonts w:cs="B Zar"/>
          <w:sz w:val="32"/>
          <w:szCs w:val="32"/>
        </w:rPr>
        <w:t>.</w:t>
      </w:r>
    </w:p>
    <w:p w:rsidR="009E499E" w:rsidRPr="009E499E" w:rsidRDefault="008B3FAB" w:rsidP="008B3FA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Para>
        <m:oMath>
          <m:r>
            <w:rPr>
              <w:rFonts w:ascii="Cambria Math" w:eastAsia="Times New Roman" w:hAnsi="Cambria Math" w:cs="B Zar"/>
              <w:sz w:val="32"/>
              <w:szCs w:val="32"/>
            </w:rPr>
            <m:t>Gain=Var</m:t>
          </m:r>
          <m:d>
            <m:d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parent</m:t>
              </m:r>
            </m:e>
          </m:d>
          <m:r>
            <w:rPr>
              <w:rFonts w:ascii="Cambria Math" w:eastAsia="Times New Roman" w:hAnsi="Cambria Math" w:cs="B Zar"/>
              <w:sz w:val="32"/>
              <w:szCs w:val="32"/>
            </w:rPr>
            <m:t>-(</m:t>
          </m:r>
          <m:f>
            <m:f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nL</m:t>
              </m:r>
            </m:num>
            <m:den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B Zar"/>
              <w:sz w:val="32"/>
              <w:szCs w:val="32"/>
            </w:rPr>
            <m:t>Var</m:t>
          </m:r>
          <m:d>
            <m:d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left</m:t>
              </m:r>
            </m:e>
          </m:d>
          <m:r>
            <w:rPr>
              <w:rFonts w:ascii="Cambria Math" w:eastAsia="Times New Roman" w:hAnsi="Cambria Math" w:cs="B Zar"/>
              <w:sz w:val="32"/>
              <w:szCs w:val="32"/>
            </w:rPr>
            <m:t>-</m:t>
          </m:r>
          <m:f>
            <m:f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nR</m:t>
              </m:r>
            </m:num>
            <m:den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B Zar"/>
              <w:sz w:val="32"/>
              <w:szCs w:val="32"/>
            </w:rPr>
            <m:t>Var</m:t>
          </m:r>
          <m:d>
            <m:dPr>
              <m:ctrlPr>
                <w:rPr>
                  <w:rFonts w:ascii="Cambria Math" w:eastAsia="Times New Roman" w:hAnsi="Cambria Math" w:cs="B Zar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="Times New Roman" w:hAnsi="Cambria Math" w:cs="B Zar"/>
                  <w:sz w:val="32"/>
                  <w:szCs w:val="32"/>
                </w:rPr>
                <m:t>right</m:t>
              </m:r>
            </m:e>
          </m:d>
          <m:r>
            <w:rPr>
              <w:rFonts w:ascii="Cambria Math" w:eastAsia="Times New Roman" w:hAnsi="Cambria Math" w:cs="B Zar"/>
              <w:sz w:val="32"/>
              <w:szCs w:val="32"/>
            </w:rPr>
            <m:t>)</m:t>
          </m:r>
        </m:oMath>
      </m:oMathPara>
    </w:p>
    <w:p w:rsidR="00DA0C1C" w:rsidRPr="00DA0C1C" w:rsidRDefault="006364A2" w:rsidP="00DA0C1C">
      <w:pPr>
        <w:pStyle w:val="NormalWeb"/>
        <w:bidi/>
        <w:rPr>
          <w:rFonts w:cs="B Zar"/>
          <w:sz w:val="32"/>
          <w:szCs w:val="32"/>
        </w:rPr>
      </w:pPr>
      <w:r>
        <w:rPr>
          <w:rFonts w:cs="B Zar"/>
          <w:b/>
          <w:bCs/>
          <w:sz w:val="32"/>
          <w:szCs w:val="32"/>
        </w:rPr>
        <w:br/>
      </w:r>
      <w:r w:rsidR="00DA0C1C" w:rsidRPr="00DA0C1C">
        <w:rPr>
          <w:rFonts w:cs="B Zar"/>
          <w:sz w:val="32"/>
          <w:szCs w:val="32"/>
          <w:rtl/>
        </w:rPr>
        <w:t>که در آن</w:t>
      </w:r>
      <w:r w:rsidR="00DA0C1C" w:rsidRPr="00DA0C1C">
        <w:rPr>
          <w:rFonts w:cs="B Zar"/>
          <w:sz w:val="32"/>
          <w:szCs w:val="32"/>
        </w:rPr>
        <w:t>:</w:t>
      </w:r>
    </w:p>
    <w:p w:rsidR="00DA0C1C" w:rsidRPr="00DA0C1C" w:rsidRDefault="00DA0C1C" w:rsidP="00DA0C1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A0C1C">
        <w:rPr>
          <w:rFonts w:ascii="Times New Roman" w:eastAsia="Times New Roman" w:hAnsi="Times New Roman" w:cs="B Zar"/>
          <w:sz w:val="32"/>
          <w:szCs w:val="32"/>
        </w:rPr>
        <w:t xml:space="preserve">Parent </w:t>
      </w:r>
      <w:r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  <w:t xml:space="preserve"> </w:t>
      </w:r>
      <w:r w:rsidRPr="00DA0C1C">
        <w:rPr>
          <w:rFonts w:ascii="Times New Roman" w:eastAsia="Times New Roman" w:hAnsi="Times New Roman" w:cs="B Zar"/>
          <w:sz w:val="32"/>
          <w:szCs w:val="32"/>
        </w:rPr>
        <w:t xml:space="preserve"> </w:t>
      </w:r>
      <w:r>
        <w:rPr>
          <w:rFonts w:ascii="Times New Roman" w:eastAsia="Times New Roman" w:hAnsi="Times New Roman" w:cs="B Zar" w:hint="cs"/>
          <w:sz w:val="32"/>
          <w:szCs w:val="32"/>
          <w:rtl/>
        </w:rPr>
        <w:t xml:space="preserve">: </w:t>
      </w:r>
      <w:r w:rsidRPr="00DA0C1C">
        <w:rPr>
          <w:rFonts w:ascii="Times New Roman" w:eastAsia="Times New Roman" w:hAnsi="Times New Roman" w:cs="B Zar"/>
          <w:sz w:val="32"/>
          <w:szCs w:val="32"/>
          <w:rtl/>
        </w:rPr>
        <w:t xml:space="preserve">گره فعلی </w:t>
      </w:r>
    </w:p>
    <w:p w:rsidR="00DA0C1C" w:rsidRPr="00DA0C1C" w:rsidRDefault="00DA0C1C" w:rsidP="00DA0C1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A0C1C">
        <w:rPr>
          <w:rFonts w:ascii="Times New Roman" w:eastAsia="Times New Roman" w:hAnsi="Times New Roman" w:cs="B Zar"/>
          <w:sz w:val="32"/>
          <w:szCs w:val="32"/>
        </w:rPr>
        <w:t xml:space="preserve">Left </w:t>
      </w:r>
      <w:r>
        <w:rPr>
          <w:rFonts w:ascii="Times New Roman" w:eastAsia="Times New Roman" w:hAnsi="Times New Roman" w:cs="B Zar" w:hint="cs"/>
          <w:sz w:val="32"/>
          <w:szCs w:val="32"/>
          <w:rtl/>
        </w:rPr>
        <w:t xml:space="preserve"> : </w:t>
      </w:r>
      <w:r w:rsidRPr="00DA0C1C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DA0C1C">
        <w:rPr>
          <w:rFonts w:ascii="Times New Roman" w:eastAsia="Times New Roman" w:hAnsi="Times New Roman" w:cs="B Zar"/>
          <w:sz w:val="32"/>
          <w:szCs w:val="32"/>
          <w:rtl/>
        </w:rPr>
        <w:t xml:space="preserve">شاخه چپ </w:t>
      </w:r>
    </w:p>
    <w:p w:rsidR="00DA0C1C" w:rsidRPr="00DA0C1C" w:rsidRDefault="00DA0C1C" w:rsidP="00DA0C1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A0C1C">
        <w:rPr>
          <w:rFonts w:ascii="Times New Roman" w:eastAsia="Times New Roman" w:hAnsi="Times New Roman" w:cs="B Zar"/>
          <w:sz w:val="32"/>
          <w:szCs w:val="32"/>
        </w:rPr>
        <w:t xml:space="preserve">Right </w:t>
      </w:r>
      <w:r>
        <w:rPr>
          <w:rFonts w:ascii="Times New Roman" w:eastAsia="Times New Roman" w:hAnsi="Times New Roman" w:cs="B Zar" w:hint="cs"/>
          <w:sz w:val="32"/>
          <w:szCs w:val="32"/>
          <w:rtl/>
        </w:rPr>
        <w:t xml:space="preserve"> : </w:t>
      </w:r>
      <w:r w:rsidRPr="00DA0C1C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DA0C1C">
        <w:rPr>
          <w:rFonts w:ascii="Times New Roman" w:eastAsia="Times New Roman" w:hAnsi="Times New Roman" w:cs="B Zar"/>
          <w:sz w:val="32"/>
          <w:szCs w:val="32"/>
          <w:rtl/>
        </w:rPr>
        <w:t xml:space="preserve">شاخه راست </w:t>
      </w:r>
    </w:p>
    <w:p w:rsidR="00DA0C1C" w:rsidRPr="00DA0C1C" w:rsidRDefault="00DA0C1C" w:rsidP="00DA0C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A0C1C">
        <w:rPr>
          <w:rFonts w:ascii="Times New Roman" w:eastAsia="Times New Roman" w:hAnsi="Times New Roman" w:cs="B Zar"/>
          <w:sz w:val="32"/>
          <w:szCs w:val="32"/>
          <w:rtl/>
        </w:rPr>
        <w:t>هرچه</w:t>
      </w:r>
      <w:r w:rsidRPr="00DA0C1C">
        <w:rPr>
          <w:rFonts w:ascii="Times New Roman" w:eastAsia="Times New Roman" w:hAnsi="Times New Roman" w:cs="B Zar"/>
          <w:sz w:val="32"/>
          <w:szCs w:val="32"/>
        </w:rPr>
        <w:t xml:space="preserve"> Gain </w:t>
      </w:r>
      <w:r w:rsidRPr="00DA0C1C">
        <w:rPr>
          <w:rFonts w:ascii="Times New Roman" w:eastAsia="Times New Roman" w:hAnsi="Times New Roman" w:cs="B Zar"/>
          <w:sz w:val="32"/>
          <w:szCs w:val="32"/>
          <w:rtl/>
        </w:rPr>
        <w:t>بزرگ‌تر باشد، آن تقسیم بهتر است</w:t>
      </w:r>
      <w:r w:rsidRPr="00DA0C1C">
        <w:rPr>
          <w:rFonts w:ascii="Times New Roman" w:eastAsia="Times New Roman" w:hAnsi="Times New Roman" w:cs="B Zar"/>
          <w:sz w:val="32"/>
          <w:szCs w:val="32"/>
        </w:rPr>
        <w:t>.</w:t>
      </w:r>
    </w:p>
    <w:p w:rsidR="009D13A3" w:rsidRPr="000D536E" w:rsidRDefault="009D13A3" w:rsidP="000D536E">
      <w:pPr>
        <w:pStyle w:val="Heading3"/>
        <w:bidi/>
        <w:rPr>
          <w:rFonts w:cs="B Zar"/>
          <w:sz w:val="36"/>
          <w:szCs w:val="36"/>
        </w:rPr>
      </w:pPr>
      <w:r w:rsidRPr="000D536E">
        <w:rPr>
          <w:rFonts w:cs="B Zar"/>
          <w:sz w:val="36"/>
          <w:szCs w:val="36"/>
          <w:rtl/>
        </w:rPr>
        <w:t>تابع پیش‌بینی</w:t>
      </w:r>
    </w:p>
    <w:p w:rsidR="009D13A3" w:rsidRDefault="009D13A3" w:rsidP="009D13A3">
      <w:pPr>
        <w:pStyle w:val="NormalWeb"/>
        <w:bidi/>
        <w:rPr>
          <w:rtl/>
        </w:rPr>
      </w:pPr>
      <w:r w:rsidRPr="009D13A3">
        <w:rPr>
          <w:rFonts w:cs="B Zar"/>
          <w:sz w:val="32"/>
          <w:szCs w:val="32"/>
          <w:rtl/>
        </w:rPr>
        <w:t>پس از رسیدن به یک برگ، مقدار خروجی برابر میانگین نمونه‌های موجود در آن برگ خواهد بود</w:t>
      </w:r>
      <w:r>
        <w:t>:</w:t>
      </w:r>
    </w:p>
    <w:p w:rsidR="006364A2" w:rsidRPr="00FB3797" w:rsidRDefault="00AE0608" w:rsidP="00476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b/>
          <w:bCs/>
          <w:sz w:val="32"/>
          <w:szCs w:val="32"/>
          <w:rtl/>
          <w:lang w:bidi="fa-IR"/>
        </w:rPr>
      </w:pPr>
      <m:oMathPara>
        <m:oMath>
          <m:f>
            <m:fPr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B Zar"/>
                  <w:b/>
                  <w:bCs/>
                  <w:i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B Zar"/>
                  <w:sz w:val="32"/>
                  <w:szCs w:val="3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B Zar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B Zar"/>
                      <w:sz w:val="32"/>
                      <w:szCs w:val="32"/>
                    </w:rPr>
                    <m:t>i</m:t>
                  </m:r>
                </m:sub>
              </m:sSub>
            </m:e>
          </m:nary>
        </m:oMath>
      </m:oMathPara>
    </w:p>
    <w:p w:rsidR="00476FD2" w:rsidRPr="00476FD2" w:rsidRDefault="00476FD2" w:rsidP="00476FD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Zar"/>
          <w:b/>
          <w:bCs/>
          <w:kern w:val="36"/>
          <w:sz w:val="32"/>
          <w:szCs w:val="32"/>
        </w:rPr>
      </w:pPr>
      <w:r w:rsidRPr="00476FD2">
        <w:rPr>
          <w:rFonts w:ascii="Times New Roman" w:eastAsia="Times New Roman" w:hAnsi="Times New Roman" w:cs="B Zar"/>
          <w:b/>
          <w:bCs/>
          <w:kern w:val="36"/>
          <w:sz w:val="32"/>
          <w:szCs w:val="32"/>
          <w:rtl/>
        </w:rPr>
        <w:t>مزایا</w:t>
      </w:r>
    </w:p>
    <w:p w:rsidR="00476FD2" w:rsidRPr="00476FD2" w:rsidRDefault="00476FD2" w:rsidP="00476FD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476FD2">
        <w:rPr>
          <w:rFonts w:ascii="Segoe UI Symbol" w:eastAsia="Times New Roman" w:hAnsi="Segoe UI Symbol" w:cs="B Zar"/>
          <w:sz w:val="32"/>
          <w:szCs w:val="32"/>
        </w:rPr>
        <w:t>✅</w:t>
      </w:r>
      <w:r w:rsidRPr="00476FD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476FD2">
        <w:rPr>
          <w:rFonts w:ascii="Times New Roman" w:eastAsia="Times New Roman" w:hAnsi="Times New Roman" w:cs="B Zar"/>
          <w:sz w:val="32"/>
          <w:szCs w:val="32"/>
          <w:rtl/>
        </w:rPr>
        <w:t>درک و تفسیر آسان</w:t>
      </w:r>
    </w:p>
    <w:p w:rsidR="00476FD2" w:rsidRPr="00476FD2" w:rsidRDefault="00476FD2" w:rsidP="00476FD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476FD2">
        <w:rPr>
          <w:rFonts w:ascii="Segoe UI Symbol" w:eastAsia="Times New Roman" w:hAnsi="Segoe UI Symbol" w:cs="B Zar"/>
          <w:sz w:val="32"/>
          <w:szCs w:val="32"/>
        </w:rPr>
        <w:t>✅</w:t>
      </w:r>
      <w:r w:rsidRPr="00476FD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476FD2">
        <w:rPr>
          <w:rFonts w:ascii="Times New Roman" w:eastAsia="Times New Roman" w:hAnsi="Times New Roman" w:cs="B Zar"/>
          <w:sz w:val="32"/>
          <w:szCs w:val="32"/>
          <w:rtl/>
        </w:rPr>
        <w:t>عدم نیاز به نرمال‌سازی داده‌ها</w:t>
      </w:r>
    </w:p>
    <w:p w:rsidR="00476FD2" w:rsidRPr="00476FD2" w:rsidRDefault="00476FD2" w:rsidP="00476FD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476FD2">
        <w:rPr>
          <w:rFonts w:ascii="Segoe UI Symbol" w:eastAsia="Times New Roman" w:hAnsi="Segoe UI Symbol" w:cs="B Zar"/>
          <w:sz w:val="32"/>
          <w:szCs w:val="32"/>
        </w:rPr>
        <w:t>✅</w:t>
      </w:r>
      <w:r w:rsidRPr="00476FD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476FD2">
        <w:rPr>
          <w:rFonts w:ascii="Times New Roman" w:eastAsia="Times New Roman" w:hAnsi="Times New Roman" w:cs="B Zar"/>
          <w:sz w:val="32"/>
          <w:szCs w:val="32"/>
          <w:rtl/>
        </w:rPr>
        <w:t>توانایی مدل‌سازی روابط غیرخطی</w:t>
      </w:r>
    </w:p>
    <w:p w:rsidR="00476FD2" w:rsidRPr="00476FD2" w:rsidRDefault="00476FD2" w:rsidP="00476FD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476FD2">
        <w:rPr>
          <w:rFonts w:ascii="Segoe UI Symbol" w:eastAsia="Times New Roman" w:hAnsi="Segoe UI Symbol" w:cs="B Zar"/>
          <w:sz w:val="32"/>
          <w:szCs w:val="32"/>
        </w:rPr>
        <w:t>✅</w:t>
      </w:r>
      <w:r w:rsidRPr="00476FD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476FD2">
        <w:rPr>
          <w:rFonts w:ascii="Times New Roman" w:eastAsia="Times New Roman" w:hAnsi="Times New Roman" w:cs="B Zar"/>
          <w:sz w:val="32"/>
          <w:szCs w:val="32"/>
          <w:rtl/>
        </w:rPr>
        <w:t>قابلیت کار با داده‌های پیچیده</w:t>
      </w:r>
    </w:p>
    <w:p w:rsidR="00476FD2" w:rsidRPr="00476FD2" w:rsidRDefault="00476FD2" w:rsidP="00476FD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Zar"/>
          <w:b/>
          <w:bCs/>
          <w:kern w:val="36"/>
          <w:sz w:val="32"/>
          <w:szCs w:val="32"/>
        </w:rPr>
      </w:pPr>
      <w:r w:rsidRPr="00476FD2">
        <w:rPr>
          <w:rFonts w:ascii="Times New Roman" w:eastAsia="Times New Roman" w:hAnsi="Times New Roman" w:cs="B Zar"/>
          <w:b/>
          <w:bCs/>
          <w:kern w:val="36"/>
          <w:sz w:val="32"/>
          <w:szCs w:val="32"/>
          <w:rtl/>
        </w:rPr>
        <w:lastRenderedPageBreak/>
        <w:t>معایب</w:t>
      </w:r>
    </w:p>
    <w:p w:rsidR="00476FD2" w:rsidRPr="00476FD2" w:rsidRDefault="00476FD2" w:rsidP="00476FD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476FD2">
        <w:rPr>
          <w:rFonts w:ascii="Segoe UI Symbol" w:eastAsia="Times New Roman" w:hAnsi="Segoe UI Symbol" w:cs="B Zar"/>
          <w:sz w:val="32"/>
          <w:szCs w:val="32"/>
        </w:rPr>
        <w:t>❌</w:t>
      </w:r>
      <w:r w:rsidRPr="00476FD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476FD2">
        <w:rPr>
          <w:rFonts w:ascii="Times New Roman" w:eastAsia="Times New Roman" w:hAnsi="Times New Roman" w:cs="B Zar"/>
          <w:sz w:val="32"/>
          <w:szCs w:val="32"/>
          <w:rtl/>
        </w:rPr>
        <w:t>حساسیت بالا به داده‌های آموزشی</w:t>
      </w:r>
    </w:p>
    <w:p w:rsidR="00476FD2" w:rsidRPr="00476FD2" w:rsidRDefault="00476FD2" w:rsidP="00476FD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476FD2">
        <w:rPr>
          <w:rFonts w:ascii="Segoe UI Symbol" w:eastAsia="Times New Roman" w:hAnsi="Segoe UI Symbol" w:cs="B Zar"/>
          <w:sz w:val="32"/>
          <w:szCs w:val="32"/>
        </w:rPr>
        <w:t>❌</w:t>
      </w:r>
      <w:r w:rsidRPr="00476FD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476FD2">
        <w:rPr>
          <w:rFonts w:ascii="Times New Roman" w:eastAsia="Times New Roman" w:hAnsi="Times New Roman" w:cs="B Zar"/>
          <w:sz w:val="32"/>
          <w:szCs w:val="32"/>
          <w:rtl/>
        </w:rPr>
        <w:t>احتمال</w:t>
      </w:r>
      <w:r w:rsidRPr="00476FD2">
        <w:rPr>
          <w:rFonts w:ascii="Times New Roman" w:eastAsia="Times New Roman" w:hAnsi="Times New Roman" w:cs="B Zar"/>
          <w:sz w:val="32"/>
          <w:szCs w:val="32"/>
        </w:rPr>
        <w:t xml:space="preserve"> Overfitting</w:t>
      </w:r>
    </w:p>
    <w:p w:rsidR="004D16B7" w:rsidRDefault="00476FD2" w:rsidP="000D536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 w:rsidRPr="00476FD2">
        <w:rPr>
          <w:rFonts w:ascii="Segoe UI Symbol" w:eastAsia="Times New Roman" w:hAnsi="Segoe UI Symbol" w:cs="B Zar"/>
          <w:sz w:val="32"/>
          <w:szCs w:val="32"/>
        </w:rPr>
        <w:t>❌</w:t>
      </w:r>
      <w:r w:rsidRPr="00476FD2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Pr="00476FD2">
        <w:rPr>
          <w:rFonts w:ascii="Times New Roman" w:eastAsia="Times New Roman" w:hAnsi="Times New Roman" w:cs="B Zar"/>
          <w:sz w:val="32"/>
          <w:szCs w:val="32"/>
          <w:rtl/>
        </w:rPr>
        <w:t>ناپایداری در برابر تغییرات کوچک داده‌ها</w:t>
      </w:r>
    </w:p>
    <w:p w:rsidR="004D16B7" w:rsidRDefault="004D16B7" w:rsidP="004D16B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</w:p>
    <w:p w:rsidR="004D16B7" w:rsidRDefault="004D16B7" w:rsidP="004D16B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6"/>
          <w:szCs w:val="36"/>
          <w:rtl/>
          <w:lang w:bidi="fa-IR"/>
        </w:rPr>
      </w:pPr>
      <w:r w:rsidRPr="004D16B7">
        <w:rPr>
          <w:rFonts w:ascii="Times New Roman" w:eastAsia="Times New Roman" w:hAnsi="Times New Roman" w:cs="B Zar" w:hint="cs"/>
          <w:b/>
          <w:bCs/>
          <w:sz w:val="36"/>
          <w:szCs w:val="36"/>
          <w:rtl/>
          <w:lang w:bidi="fa-IR"/>
        </w:rPr>
        <w:t>کد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16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train_rmse_errors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[]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test_rmse_errors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[]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16B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x_train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test_size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PolynomialFeatures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degree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include_bias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x_train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DecisionTreeRegressor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train_pred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test_pred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model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train_mse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train_pred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train_rmse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train_mse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test_mse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test_pred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test_rmse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test_mse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train_rmse_errors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train_rmse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test_rmse_errors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test_rmse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plot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train_rmse_errors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[: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label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A5D6FF"/>
          <w:sz w:val="21"/>
          <w:szCs w:val="21"/>
        </w:rPr>
        <w:t>'TRAIN RMSE'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plt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plot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test_rmse_errors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[:</w:t>
      </w:r>
      <w:r w:rsidRPr="004D16B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  <w:r w:rsidRPr="004D16B7">
        <w:rPr>
          <w:rFonts w:ascii="Consolas" w:eastAsia="Times New Roman" w:hAnsi="Consolas" w:cs="Times New Roman"/>
          <w:color w:val="FFA657"/>
          <w:sz w:val="21"/>
          <w:szCs w:val="21"/>
        </w:rPr>
        <w:t>label</w:t>
      </w:r>
      <w:r w:rsidRPr="004D1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6B7">
        <w:rPr>
          <w:rFonts w:ascii="Consolas" w:eastAsia="Times New Roman" w:hAnsi="Consolas" w:cs="Times New Roman"/>
          <w:color w:val="A5D6FF"/>
          <w:sz w:val="21"/>
          <w:szCs w:val="21"/>
        </w:rPr>
        <w:t>'TEST RMSE'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xlabel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A5D6FF"/>
          <w:sz w:val="21"/>
          <w:szCs w:val="21"/>
        </w:rPr>
        <w:t>'Degree of Poly'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ylabel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16B7">
        <w:rPr>
          <w:rFonts w:ascii="Consolas" w:eastAsia="Times New Roman" w:hAnsi="Consolas" w:cs="Times New Roman"/>
          <w:color w:val="A5D6FF"/>
          <w:sz w:val="21"/>
          <w:szCs w:val="21"/>
        </w:rPr>
        <w:t>'RMSE'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D16B7" w:rsidRPr="004D16B7" w:rsidRDefault="004D16B7" w:rsidP="004D16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16B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16B7">
        <w:rPr>
          <w:rFonts w:ascii="Consolas" w:eastAsia="Times New Roman" w:hAnsi="Consolas" w:cs="Times New Roman"/>
          <w:color w:val="D2A8FF"/>
          <w:sz w:val="21"/>
          <w:szCs w:val="21"/>
        </w:rPr>
        <w:t>legend</w:t>
      </w:r>
      <w:r w:rsidRPr="004D16B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4D16B7" w:rsidRPr="00476FD2" w:rsidRDefault="004D16B7" w:rsidP="004D16B7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Zar"/>
          <w:b/>
          <w:bCs/>
          <w:sz w:val="36"/>
          <w:szCs w:val="36"/>
          <w:rtl/>
          <w:lang w:bidi="fa-IR"/>
        </w:rPr>
      </w:pPr>
      <w:r w:rsidRPr="004D16B7">
        <w:rPr>
          <w:rFonts w:ascii="Times New Roman" w:eastAsia="Times New Roman" w:hAnsi="Times New Roman" w:cs="B Zar"/>
          <w:b/>
          <w:bCs/>
          <w:noProof/>
          <w:sz w:val="36"/>
          <w:szCs w:val="36"/>
          <w:rtl/>
        </w:rPr>
        <w:drawing>
          <wp:inline distT="0" distB="0" distL="0" distR="0" wp14:anchorId="2D1FA53A" wp14:editId="270A7A2D">
            <wp:extent cx="5400675" cy="41148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3F" w:rsidRDefault="00DD3A3F" w:rsidP="004D16B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4D16B7" w:rsidRDefault="004D16B7" w:rsidP="004D16B7">
      <w:pPr>
        <w:bidi/>
        <w:spacing w:after="0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  <w:r w:rsidRPr="004D16B7">
        <w:rPr>
          <w:rFonts w:ascii="Times New Roman" w:eastAsia="Times New Roman" w:hAnsi="Times New Roman" w:cs="B Zar" w:hint="cs"/>
          <w:sz w:val="32"/>
          <w:szCs w:val="32"/>
          <w:rtl/>
        </w:rPr>
        <w:t>درجه یک بهترین خطا رو می‌دهد.</w:t>
      </w:r>
    </w:p>
    <w:p w:rsidR="00A95CDB" w:rsidRDefault="00A95CDB" w:rsidP="00A95CDB">
      <w:pPr>
        <w:bidi/>
        <w:spacing w:after="0" w:line="240" w:lineRule="auto"/>
        <w:rPr>
          <w:rFonts w:ascii="Times New Roman" w:eastAsia="Times New Roman" w:hAnsi="Times New Roman" w:cs="B Zar"/>
          <w:b/>
          <w:bCs/>
          <w:sz w:val="36"/>
          <w:szCs w:val="36"/>
          <w:rtl/>
        </w:rPr>
      </w:pPr>
      <w:r w:rsidRPr="00A95CDB">
        <w:rPr>
          <w:rFonts w:ascii="Times New Roman" w:eastAsia="Times New Roman" w:hAnsi="Times New Roman" w:cs="B Zar" w:hint="cs"/>
          <w:b/>
          <w:bCs/>
          <w:sz w:val="36"/>
          <w:szCs w:val="36"/>
          <w:rtl/>
        </w:rPr>
        <w:t>کد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PolynomialFeatures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degree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include_bias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x_train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test_size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x_train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poly_converter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scaler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tree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DecisionTreeRegressor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param_grid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'max_depth'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'min_samples_split'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'min_samples_leaf'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'criterion'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'squared_error'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'absolute_error'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tree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DecisionTreeRegressor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grid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estimator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tree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param_grid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param_grid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cv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scoring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'neg_root_mean_squared_error'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n_jobs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A95C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grid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"Best Parameters:"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grid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best_params_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"Best Score:"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grid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best_score_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grid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mean_absolute_error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A95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CD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CDB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"MAE : "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A95CDB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"MSE : "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A95CDB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CD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CDB">
        <w:rPr>
          <w:rFonts w:ascii="Consolas" w:eastAsia="Times New Roman" w:hAnsi="Consolas" w:cs="Times New Roman"/>
          <w:color w:val="A5D6FF"/>
          <w:sz w:val="21"/>
          <w:szCs w:val="21"/>
        </w:rPr>
        <w:t>"RMSE : "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A95CDB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A95CD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95CDB" w:rsidRPr="00A95CDB" w:rsidRDefault="00A95CDB" w:rsidP="00A95C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A95CD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  <w:t>Best Parameters:</w:t>
      </w:r>
    </w:p>
    <w:p w:rsidR="00A95CDB" w:rsidRPr="00A95CDB" w:rsidRDefault="00A95CDB" w:rsidP="00A95C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A95CD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  <w:t>{'criterion': 'squared_error', 'max_depth': 5, 'min_samples_leaf': 4, 'min_samples_split': 20}</w:t>
      </w:r>
    </w:p>
    <w:p w:rsidR="00A95CDB" w:rsidRDefault="00A95CDB" w:rsidP="00A95C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  <w:rtl/>
        </w:rPr>
      </w:pPr>
    </w:p>
    <w:p w:rsidR="00A95CDB" w:rsidRPr="00A95CDB" w:rsidRDefault="00A95CDB" w:rsidP="00A95C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A95CD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  <w:t>MAE :  0.8010738959095711</w:t>
      </w:r>
    </w:p>
    <w:p w:rsidR="00A95CDB" w:rsidRPr="00A95CDB" w:rsidRDefault="00A95CDB" w:rsidP="00A95C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A95CD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  <w:t>MSE :  1.03550691410886</w:t>
      </w:r>
    </w:p>
    <w:p w:rsidR="00A95CDB" w:rsidRDefault="00A95CDB" w:rsidP="00A95C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rtl/>
        </w:rPr>
      </w:pPr>
      <w:r w:rsidRPr="00A95CD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cyan"/>
        </w:rPr>
        <w:t>RMSE :  1.017598601664163</w:t>
      </w:r>
    </w:p>
    <w:p w:rsidR="000D536E" w:rsidRPr="00A95CDB" w:rsidRDefault="000D536E" w:rsidP="00A95CD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</w:p>
    <w:p w:rsidR="00DD3A3F" w:rsidRPr="00DD3A3F" w:rsidRDefault="00DD3A3F" w:rsidP="000D536E">
      <w:pPr>
        <w:pStyle w:val="Heading1"/>
        <w:bidi/>
      </w:pPr>
      <w:r w:rsidRPr="00DD3A3F">
        <w:lastRenderedPageBreak/>
        <w:t>Use Regularization Methods</w:t>
      </w:r>
    </w:p>
    <w:p w:rsidR="00DD3A3F" w:rsidRPr="00DD545C" w:rsidRDefault="00DD3A3F" w:rsidP="000D536E">
      <w:pPr>
        <w:pStyle w:val="Heading2"/>
        <w:bidi/>
        <w:rPr>
          <w:rFonts w:cs="B Zar"/>
        </w:rPr>
      </w:pPr>
      <w:r w:rsidRPr="00DD545C">
        <w:rPr>
          <w:rFonts w:cs="B Zar"/>
          <w:rtl/>
        </w:rPr>
        <w:t>هدف</w:t>
      </w:r>
      <w:r w:rsidR="000D536E">
        <w:rPr>
          <w:rFonts w:cs="B Zar" w:hint="cs"/>
          <w:rtl/>
        </w:rPr>
        <w:t xml:space="preserve"> از </w:t>
      </w:r>
      <w:r w:rsidR="000D536E" w:rsidRPr="00DD3A3F">
        <w:t>Use Regularization Methods</w:t>
      </w:r>
    </w:p>
    <w:p w:rsidR="00DD3A3F" w:rsidRPr="00DD545C" w:rsidRDefault="00DD3A3F" w:rsidP="00DD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DD545C">
        <w:rPr>
          <w:rFonts w:ascii="Times New Roman" w:eastAsia="Times New Roman" w:hAnsi="Times New Roman" w:cs="B Zar"/>
          <w:sz w:val="32"/>
          <w:szCs w:val="32"/>
          <w:rtl/>
        </w:rPr>
        <w:t>جلوگیری از</w:t>
      </w:r>
      <w:r w:rsidRPr="00DD545C">
        <w:rPr>
          <w:rFonts w:ascii="Times New Roman" w:eastAsia="Times New Roman" w:hAnsi="Times New Roman" w:cs="B Zar"/>
          <w:sz w:val="32"/>
          <w:szCs w:val="32"/>
        </w:rPr>
        <w:t xml:space="preserve"> Overfitting</w:t>
      </w:r>
    </w:p>
    <w:p w:rsidR="00DD3A3F" w:rsidRPr="00DD3A3F" w:rsidRDefault="00DD3A3F" w:rsidP="000D536E">
      <w:pPr>
        <w:pStyle w:val="Heading2"/>
        <w:bidi/>
      </w:pPr>
      <w:r w:rsidRPr="00DD545C">
        <w:rPr>
          <w:rFonts w:cs="B Zar"/>
          <w:rtl/>
        </w:rPr>
        <w:t>مفهوم</w:t>
      </w:r>
      <w:r w:rsidRPr="00DD3A3F">
        <w:t xml:space="preserve"> Overfitting</w:t>
      </w:r>
      <w:r w:rsidR="00DD545C">
        <w:t xml:space="preserve"> </w:t>
      </w:r>
    </w:p>
    <w:p w:rsidR="00DD545C" w:rsidRPr="00DD545C" w:rsidRDefault="00DD3A3F" w:rsidP="00DD545C">
      <w:pPr>
        <w:pStyle w:val="Heading3"/>
        <w:bidi/>
        <w:jc w:val="both"/>
        <w:rPr>
          <w:rFonts w:cs="B Zar"/>
          <w:b w:val="0"/>
          <w:bCs w:val="0"/>
          <w:sz w:val="32"/>
          <w:szCs w:val="32"/>
        </w:rPr>
      </w:pPr>
      <w:r w:rsidRPr="00DD545C">
        <w:rPr>
          <w:rFonts w:cs="B Zar"/>
          <w:b w:val="0"/>
          <w:bCs w:val="0"/>
          <w:sz w:val="32"/>
          <w:szCs w:val="32"/>
          <w:rtl/>
        </w:rPr>
        <w:t>زمانی که مدل داده‌های آموزش را حفظ کند اما روی داده‌های جدید ضعیف عمل کند</w:t>
      </w:r>
      <w:r w:rsidR="00DD545C" w:rsidRPr="00DD545C">
        <w:rPr>
          <w:rFonts w:cs="B Zar"/>
          <w:b w:val="0"/>
          <w:bCs w:val="0"/>
          <w:sz w:val="32"/>
          <w:szCs w:val="32"/>
        </w:rPr>
        <w:t xml:space="preserve"> Overfitting</w:t>
      </w:r>
      <w:r w:rsidR="00DD545C" w:rsidRPr="00DD545C">
        <w:rPr>
          <w:rFonts w:cs="B Zar" w:hint="cs"/>
          <w:b w:val="0"/>
          <w:bCs w:val="0"/>
          <w:sz w:val="32"/>
          <w:szCs w:val="32"/>
          <w:rtl/>
        </w:rPr>
        <w:t>رخ داده است.</w:t>
      </w:r>
      <w:r w:rsidR="00DD545C" w:rsidRPr="00DD545C">
        <w:rPr>
          <w:rFonts w:cs="B Zar"/>
          <w:b w:val="0"/>
          <w:bCs w:val="0"/>
          <w:sz w:val="32"/>
          <w:szCs w:val="32"/>
        </w:rPr>
        <w:t xml:space="preserve"> </w:t>
      </w:r>
      <w:r w:rsidR="00DD545C" w:rsidRPr="00DD545C">
        <w:rPr>
          <w:rFonts w:cs="B Zar"/>
          <w:b w:val="0"/>
          <w:bCs w:val="0"/>
          <w:sz w:val="32"/>
          <w:szCs w:val="32"/>
          <w:rtl/>
        </w:rPr>
        <w:t>بیش‌برازش یا</w:t>
      </w:r>
      <w:r w:rsidR="00DD545C" w:rsidRPr="00DD545C">
        <w:rPr>
          <w:rFonts w:cs="B Zar"/>
          <w:b w:val="0"/>
          <w:bCs w:val="0"/>
          <w:sz w:val="32"/>
          <w:szCs w:val="32"/>
        </w:rPr>
        <w:t xml:space="preserve"> Overfitting </w:t>
      </w:r>
      <w:r w:rsidR="00DD545C" w:rsidRPr="00DD545C">
        <w:rPr>
          <w:rFonts w:cs="B Zar"/>
          <w:b w:val="0"/>
          <w:bCs w:val="0"/>
          <w:sz w:val="32"/>
          <w:szCs w:val="32"/>
          <w:rtl/>
        </w:rPr>
        <w:t>یکی از مشکلات رایج در یادگیری ماشین است که زمانی رخ می‌دهد که مدل علاوه بر یادگیری الگوهای واقعی موجود در داده‌ها، نویزها و جزئیات غیرضروری داده‌های آموزشی را نیز حفظ کند. در این حالت مدل عملکرد بسیار خوبی روی داده‌های آموزشی دارد، اما هنگام مواجهه با داده‌های جدید و دیده‌نشده، دقت آن به طور قابل توجهی کاهش می‌یابد</w:t>
      </w:r>
      <w:r w:rsidR="00DD545C" w:rsidRPr="00DD545C">
        <w:rPr>
          <w:rFonts w:cs="B Zar"/>
          <w:b w:val="0"/>
          <w:bCs w:val="0"/>
          <w:sz w:val="32"/>
          <w:szCs w:val="32"/>
        </w:rPr>
        <w:t>.</w:t>
      </w:r>
      <w:r w:rsidR="00DD545C" w:rsidRPr="00DD545C">
        <w:rPr>
          <w:rFonts w:cs="B Zar"/>
          <w:b w:val="0"/>
          <w:bCs w:val="0"/>
          <w:sz w:val="32"/>
          <w:szCs w:val="32"/>
          <w:rtl/>
        </w:rPr>
        <w:t>به عبارت دیگر، مدل به جای یادگیری الگوهای کلی، داده‌های آموزشی را «حفظ» می‌کند و توانایی تعمیم</w:t>
      </w:r>
      <w:r w:rsidR="00DD545C" w:rsidRPr="00DD545C">
        <w:rPr>
          <w:rFonts w:cs="B Zar"/>
          <w:b w:val="0"/>
          <w:bCs w:val="0"/>
          <w:sz w:val="32"/>
          <w:szCs w:val="32"/>
        </w:rPr>
        <w:t xml:space="preserve"> (Generalization) </w:t>
      </w:r>
      <w:r w:rsidR="00DD545C" w:rsidRPr="00DD545C">
        <w:rPr>
          <w:rFonts w:cs="B Zar"/>
          <w:b w:val="0"/>
          <w:bCs w:val="0"/>
          <w:sz w:val="32"/>
          <w:szCs w:val="32"/>
          <w:rtl/>
        </w:rPr>
        <w:t>خود را از دست می‌دهد</w:t>
      </w:r>
      <w:r w:rsidR="00DD545C" w:rsidRPr="00DD545C">
        <w:rPr>
          <w:rFonts w:cs="B Zar"/>
          <w:b w:val="0"/>
          <w:bCs w:val="0"/>
          <w:sz w:val="32"/>
          <w:szCs w:val="32"/>
        </w:rPr>
        <w:t>.</w:t>
      </w:r>
      <w:r w:rsidR="00DD545C" w:rsidRPr="00DD545C">
        <w:rPr>
          <w:rFonts w:cs="B Zar"/>
          <w:b w:val="0"/>
          <w:bCs w:val="0"/>
          <w:sz w:val="32"/>
          <w:szCs w:val="32"/>
          <w:rtl/>
        </w:rPr>
        <w:t>به طور معمول، در حالت</w:t>
      </w:r>
      <w:r w:rsidR="00DD545C" w:rsidRPr="00DD545C">
        <w:rPr>
          <w:rFonts w:cs="B Zar"/>
          <w:b w:val="0"/>
          <w:bCs w:val="0"/>
          <w:sz w:val="32"/>
          <w:szCs w:val="32"/>
        </w:rPr>
        <w:t xml:space="preserve"> Overfitting </w:t>
      </w:r>
      <w:r w:rsidR="00DD545C">
        <w:rPr>
          <w:rFonts w:cs="B Zar" w:hint="cs"/>
          <w:b w:val="0"/>
          <w:bCs w:val="0"/>
          <w:sz w:val="32"/>
          <w:szCs w:val="32"/>
          <w:rtl/>
        </w:rPr>
        <w:t xml:space="preserve"> </w:t>
      </w:r>
      <w:r w:rsidR="00DD545C" w:rsidRPr="00DD545C">
        <w:rPr>
          <w:rFonts w:cs="B Zar"/>
          <w:b w:val="0"/>
          <w:bCs w:val="0"/>
          <w:sz w:val="32"/>
          <w:szCs w:val="32"/>
          <w:rtl/>
        </w:rPr>
        <w:t>خطای مجموعه آموزشی</w:t>
      </w:r>
      <w:r w:rsidR="00DD545C" w:rsidRPr="00DD545C">
        <w:rPr>
          <w:rFonts w:cs="B Zar"/>
          <w:b w:val="0"/>
          <w:bCs w:val="0"/>
          <w:sz w:val="32"/>
          <w:szCs w:val="32"/>
        </w:rPr>
        <w:t xml:space="preserve"> (Training Error) </w:t>
      </w:r>
      <w:r w:rsidR="00DD545C" w:rsidRPr="00DD545C">
        <w:rPr>
          <w:rFonts w:cs="B Zar"/>
          <w:b w:val="0"/>
          <w:bCs w:val="0"/>
          <w:sz w:val="32"/>
          <w:szCs w:val="32"/>
          <w:rtl/>
        </w:rPr>
        <w:t>بسیار کم است، در حالی که خطای مجموعه آزمون</w:t>
      </w:r>
      <w:r w:rsidR="00DD545C" w:rsidRPr="00DD545C">
        <w:rPr>
          <w:rFonts w:cs="B Zar"/>
          <w:b w:val="0"/>
          <w:bCs w:val="0"/>
          <w:sz w:val="32"/>
          <w:szCs w:val="32"/>
        </w:rPr>
        <w:t xml:space="preserve"> (Test Error) </w:t>
      </w:r>
      <w:r w:rsidR="00DD545C" w:rsidRPr="00DD545C">
        <w:rPr>
          <w:rFonts w:cs="B Zar"/>
          <w:b w:val="0"/>
          <w:bCs w:val="0"/>
          <w:sz w:val="32"/>
          <w:szCs w:val="32"/>
          <w:rtl/>
        </w:rPr>
        <w:t>مقدار بالایی دارد</w:t>
      </w:r>
      <w:r w:rsidR="00DD545C" w:rsidRPr="00DD545C">
        <w:rPr>
          <w:rFonts w:cs="B Zar"/>
          <w:b w:val="0"/>
          <w:bCs w:val="0"/>
          <w:sz w:val="32"/>
          <w:szCs w:val="32"/>
        </w:rPr>
        <w:t>.</w:t>
      </w:r>
    </w:p>
    <w:p w:rsidR="00DD545C" w:rsidRPr="00DD545C" w:rsidRDefault="00DD545C" w:rsidP="00DD545C">
      <w:pPr>
        <w:pStyle w:val="NormalWeb"/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دلایل اصلی ایجاد</w:t>
      </w:r>
      <w:r w:rsidRPr="00DD545C">
        <w:rPr>
          <w:rFonts w:cs="B Zar"/>
          <w:sz w:val="32"/>
          <w:szCs w:val="32"/>
        </w:rPr>
        <w:t xml:space="preserve"> Overfitting </w:t>
      </w:r>
      <w:r w:rsidRPr="00DD545C">
        <w:rPr>
          <w:rFonts w:cs="B Zar"/>
          <w:sz w:val="32"/>
          <w:szCs w:val="32"/>
          <w:rtl/>
        </w:rPr>
        <w:t>عبارت‌اند از</w:t>
      </w:r>
      <w:r w:rsidRPr="00DD545C">
        <w:rPr>
          <w:rFonts w:cs="B Zar"/>
          <w:sz w:val="32"/>
          <w:szCs w:val="32"/>
        </w:rPr>
        <w:t>:</w:t>
      </w:r>
    </w:p>
    <w:p w:rsidR="00DD545C" w:rsidRPr="00DD545C" w:rsidRDefault="00DD545C" w:rsidP="00DD545C">
      <w:pPr>
        <w:pStyle w:val="NormalWeb"/>
        <w:numPr>
          <w:ilvl w:val="0"/>
          <w:numId w:val="27"/>
        </w:numPr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پیچیدگی بیش از حد مدل</w:t>
      </w:r>
    </w:p>
    <w:p w:rsidR="00DD545C" w:rsidRPr="00DD545C" w:rsidRDefault="00DD545C" w:rsidP="00DD545C">
      <w:pPr>
        <w:pStyle w:val="NormalWeb"/>
        <w:numPr>
          <w:ilvl w:val="0"/>
          <w:numId w:val="27"/>
        </w:numPr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تعداد زیاد ویژگی‌ها نسبت به حجم داده‌ها</w:t>
      </w:r>
    </w:p>
    <w:p w:rsidR="00DD545C" w:rsidRPr="00DD545C" w:rsidRDefault="00DD545C" w:rsidP="00DD545C">
      <w:pPr>
        <w:pStyle w:val="NormalWeb"/>
        <w:numPr>
          <w:ilvl w:val="0"/>
          <w:numId w:val="27"/>
        </w:numPr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آموزش بیش از حد مدل</w:t>
      </w:r>
    </w:p>
    <w:p w:rsidR="00DD545C" w:rsidRPr="00DD545C" w:rsidRDefault="00DD545C" w:rsidP="00DD545C">
      <w:pPr>
        <w:pStyle w:val="NormalWeb"/>
        <w:numPr>
          <w:ilvl w:val="0"/>
          <w:numId w:val="27"/>
        </w:numPr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وجود نویز در داده‌ها</w:t>
      </w:r>
    </w:p>
    <w:p w:rsidR="00DD545C" w:rsidRPr="00DD545C" w:rsidRDefault="00DD545C" w:rsidP="00DD545C">
      <w:pPr>
        <w:pStyle w:val="NormalWeb"/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برای کاهش</w:t>
      </w:r>
      <w:r w:rsidRPr="00DD545C">
        <w:rPr>
          <w:rFonts w:cs="B Zar"/>
          <w:sz w:val="32"/>
          <w:szCs w:val="32"/>
        </w:rPr>
        <w:t xml:space="preserve"> Overfitting </w:t>
      </w:r>
      <w:r w:rsidRPr="00DD545C">
        <w:rPr>
          <w:rFonts w:cs="B Zar"/>
          <w:sz w:val="32"/>
          <w:szCs w:val="32"/>
          <w:rtl/>
        </w:rPr>
        <w:t>از روش‌های مختلفی استفاده می‌شود، از جمله</w:t>
      </w:r>
      <w:r w:rsidRPr="00DD545C">
        <w:rPr>
          <w:rFonts w:cs="B Zar"/>
          <w:sz w:val="32"/>
          <w:szCs w:val="32"/>
        </w:rPr>
        <w:t>:</w:t>
      </w:r>
    </w:p>
    <w:p w:rsidR="00DD545C" w:rsidRPr="00DD545C" w:rsidRDefault="00DD545C" w:rsidP="00DD545C">
      <w:pPr>
        <w:pStyle w:val="NormalWeb"/>
        <w:numPr>
          <w:ilvl w:val="0"/>
          <w:numId w:val="28"/>
        </w:numPr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lastRenderedPageBreak/>
        <w:t>افزایش حجم داده‌های آموزشی</w:t>
      </w:r>
    </w:p>
    <w:p w:rsidR="00DD545C" w:rsidRPr="00DD545C" w:rsidRDefault="00DD545C" w:rsidP="00DD545C">
      <w:pPr>
        <w:pStyle w:val="NormalWeb"/>
        <w:numPr>
          <w:ilvl w:val="0"/>
          <w:numId w:val="28"/>
        </w:numPr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انتخاب ویژگی‌های مهم‌تر</w:t>
      </w:r>
    </w:p>
    <w:p w:rsidR="00DD545C" w:rsidRPr="00DD545C" w:rsidRDefault="00DD545C" w:rsidP="00DD545C">
      <w:pPr>
        <w:pStyle w:val="NormalWeb"/>
        <w:numPr>
          <w:ilvl w:val="0"/>
          <w:numId w:val="28"/>
        </w:numPr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استفاده از</w:t>
      </w:r>
      <w:r w:rsidRPr="00DD545C">
        <w:rPr>
          <w:rFonts w:cs="B Zar"/>
          <w:sz w:val="32"/>
          <w:szCs w:val="32"/>
        </w:rPr>
        <w:t xml:space="preserve"> Cross Validation</w:t>
      </w:r>
    </w:p>
    <w:p w:rsidR="00DD545C" w:rsidRPr="00DD545C" w:rsidRDefault="00DD545C" w:rsidP="00DD545C">
      <w:pPr>
        <w:pStyle w:val="NormalWeb"/>
        <w:numPr>
          <w:ilvl w:val="0"/>
          <w:numId w:val="28"/>
        </w:numPr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محدود کردن پیچیدگی مدل</w:t>
      </w:r>
    </w:p>
    <w:p w:rsidR="00DD545C" w:rsidRPr="00DD545C" w:rsidRDefault="00DD545C" w:rsidP="00DD545C">
      <w:pPr>
        <w:pStyle w:val="NormalWeb"/>
        <w:numPr>
          <w:ilvl w:val="0"/>
          <w:numId w:val="28"/>
        </w:numPr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استفاده از روش‌های</w:t>
      </w:r>
      <w:r w:rsidRPr="00DD545C">
        <w:rPr>
          <w:rFonts w:cs="B Zar"/>
          <w:sz w:val="32"/>
          <w:szCs w:val="32"/>
        </w:rPr>
        <w:t xml:space="preserve"> Regularization </w:t>
      </w:r>
      <w:r w:rsidRPr="00DD545C">
        <w:rPr>
          <w:rFonts w:cs="B Zar"/>
          <w:sz w:val="32"/>
          <w:szCs w:val="32"/>
          <w:rtl/>
        </w:rPr>
        <w:t>مانند</w:t>
      </w:r>
      <w:r w:rsidRPr="00DD545C">
        <w:rPr>
          <w:rFonts w:cs="B Zar"/>
          <w:sz w:val="32"/>
          <w:szCs w:val="32"/>
        </w:rPr>
        <w:t xml:space="preserve"> Ridge </w:t>
      </w:r>
      <w:r w:rsidRPr="00DD545C">
        <w:rPr>
          <w:rFonts w:cs="B Zar"/>
          <w:sz w:val="32"/>
          <w:szCs w:val="32"/>
          <w:rtl/>
        </w:rPr>
        <w:t>و</w:t>
      </w:r>
      <w:r w:rsidRPr="00DD545C">
        <w:rPr>
          <w:rFonts w:cs="B Zar"/>
          <w:sz w:val="32"/>
          <w:szCs w:val="32"/>
        </w:rPr>
        <w:t xml:space="preserve"> Lasso</w:t>
      </w:r>
    </w:p>
    <w:p w:rsidR="00DD545C" w:rsidRPr="00DD545C" w:rsidRDefault="00DD545C" w:rsidP="00DD545C">
      <w:pPr>
        <w:pStyle w:val="NormalWeb"/>
        <w:bidi/>
        <w:jc w:val="both"/>
        <w:rPr>
          <w:rFonts w:cs="B Zar"/>
          <w:sz w:val="32"/>
          <w:szCs w:val="32"/>
        </w:rPr>
      </w:pPr>
      <w:r w:rsidRPr="00DD545C">
        <w:rPr>
          <w:rFonts w:cs="B Zar"/>
          <w:sz w:val="32"/>
          <w:szCs w:val="32"/>
          <w:rtl/>
        </w:rPr>
        <w:t>در این پروژه، برای جلوگیری از بیش‌برازش از روش‌های</w:t>
      </w:r>
      <w:r w:rsidRPr="00DD545C">
        <w:rPr>
          <w:rFonts w:cs="B Zar"/>
          <w:sz w:val="32"/>
          <w:szCs w:val="32"/>
        </w:rPr>
        <w:t xml:space="preserve"> Ridge Regression </w:t>
      </w:r>
      <w:r w:rsidRPr="00DD545C">
        <w:rPr>
          <w:rFonts w:cs="B Zar"/>
          <w:sz w:val="32"/>
          <w:szCs w:val="32"/>
          <w:rtl/>
        </w:rPr>
        <w:t>و</w:t>
      </w:r>
      <w:r w:rsidRPr="00DD545C">
        <w:rPr>
          <w:rFonts w:cs="B Zar"/>
          <w:sz w:val="32"/>
          <w:szCs w:val="32"/>
        </w:rPr>
        <w:t xml:space="preserve"> Lasso </w:t>
      </w:r>
      <w:r>
        <w:rPr>
          <w:rFonts w:cs="B Zar" w:hint="cs"/>
          <w:sz w:val="32"/>
          <w:szCs w:val="32"/>
          <w:rtl/>
        </w:rPr>
        <w:t xml:space="preserve">   </w:t>
      </w:r>
      <w:r w:rsidRPr="00DD545C">
        <w:rPr>
          <w:rFonts w:cs="B Zar"/>
          <w:sz w:val="32"/>
          <w:szCs w:val="32"/>
        </w:rPr>
        <w:t>Regression</w:t>
      </w:r>
      <w:r>
        <w:rPr>
          <w:rFonts w:cs="B Zar" w:hint="cs"/>
          <w:sz w:val="32"/>
          <w:szCs w:val="32"/>
          <w:rtl/>
        </w:rPr>
        <w:t xml:space="preserve"> </w:t>
      </w:r>
      <w:r w:rsidRPr="00DD545C">
        <w:rPr>
          <w:rFonts w:cs="B Zar"/>
          <w:sz w:val="32"/>
          <w:szCs w:val="32"/>
        </w:rPr>
        <w:t xml:space="preserve"> </w:t>
      </w:r>
      <w:r w:rsidRPr="00DD545C">
        <w:rPr>
          <w:rFonts w:cs="B Zar"/>
          <w:sz w:val="32"/>
          <w:szCs w:val="32"/>
          <w:rtl/>
        </w:rPr>
        <w:t>استفاده شد. این روش‌ها با اعمال جریمه روی ضرایب مدل، از بزرگ شدن بیش از حد آن‌ها جلوگیری کرده و توانایی تعمیم مدل را افزایش می‌دهند</w:t>
      </w:r>
      <w:r w:rsidRPr="00DD545C">
        <w:rPr>
          <w:rFonts w:cs="B Zar"/>
          <w:sz w:val="32"/>
          <w:szCs w:val="32"/>
        </w:rPr>
        <w:t>.</w:t>
      </w:r>
    </w:p>
    <w:p w:rsidR="00DD3A3F" w:rsidRPr="00DD3A3F" w:rsidRDefault="00DD3A3F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A3F" w:rsidRPr="00DD3A3F" w:rsidRDefault="00DD3A3F" w:rsidP="000D536E">
      <w:pPr>
        <w:pStyle w:val="Heading2"/>
        <w:bidi/>
      </w:pPr>
      <w:r w:rsidRPr="00DD3A3F">
        <w:t>Ridge Regression</w:t>
      </w:r>
    </w:p>
    <w:p w:rsidR="00996742" w:rsidRDefault="00996742" w:rsidP="00B12D2B">
      <w:pPr>
        <w:pStyle w:val="NormalWeb"/>
        <w:bidi/>
        <w:jc w:val="both"/>
        <w:rPr>
          <w:rFonts w:cs="B Zar"/>
          <w:sz w:val="32"/>
          <w:szCs w:val="32"/>
        </w:rPr>
      </w:pPr>
      <w:r w:rsidRPr="00B12D2B">
        <w:rPr>
          <w:rFonts w:cs="B Zar"/>
          <w:sz w:val="32"/>
          <w:szCs w:val="32"/>
        </w:rPr>
        <w:t xml:space="preserve">Ridge </w:t>
      </w:r>
      <w:r w:rsidRPr="00B12D2B">
        <w:rPr>
          <w:rFonts w:cs="B Zar" w:hint="cs"/>
          <w:sz w:val="32"/>
          <w:szCs w:val="32"/>
          <w:rtl/>
        </w:rPr>
        <w:t xml:space="preserve"> </w:t>
      </w:r>
      <w:r w:rsidRPr="00B12D2B">
        <w:rPr>
          <w:rFonts w:cs="B Zar"/>
          <w:sz w:val="32"/>
          <w:szCs w:val="32"/>
          <w:rtl/>
        </w:rPr>
        <w:t>نسخه</w:t>
      </w:r>
      <w:r w:rsidRPr="00B12D2B">
        <w:rPr>
          <w:rFonts w:cs="B Zar"/>
          <w:sz w:val="32"/>
          <w:szCs w:val="32"/>
        </w:rPr>
        <w:t xml:space="preserve"> Regularized </w:t>
      </w:r>
      <w:r w:rsidRPr="00B12D2B">
        <w:rPr>
          <w:rFonts w:cs="B Zar"/>
          <w:sz w:val="32"/>
          <w:szCs w:val="32"/>
          <w:rtl/>
        </w:rPr>
        <w:t>شده رگرسیون خطی است</w:t>
      </w:r>
      <w:r w:rsidRPr="00B12D2B">
        <w:rPr>
          <w:rFonts w:cs="B Zar"/>
          <w:sz w:val="32"/>
          <w:szCs w:val="32"/>
        </w:rPr>
        <w:t>.</w:t>
      </w:r>
      <w:r w:rsidRPr="00B12D2B">
        <w:rPr>
          <w:rFonts w:cs="B Zar" w:hint="cs"/>
          <w:sz w:val="32"/>
          <w:szCs w:val="32"/>
          <w:rtl/>
        </w:rPr>
        <w:t xml:space="preserve"> </w:t>
      </w:r>
      <w:r w:rsidRPr="00B12D2B">
        <w:rPr>
          <w:rFonts w:cs="B Zar"/>
          <w:sz w:val="32"/>
          <w:szCs w:val="32"/>
          <w:rtl/>
        </w:rPr>
        <w:t>در این روش یک جریمه از نوع</w:t>
      </w:r>
      <w:r w:rsidRPr="00B12D2B">
        <w:rPr>
          <w:rFonts w:cs="B Zar"/>
          <w:sz w:val="32"/>
          <w:szCs w:val="32"/>
        </w:rPr>
        <w:t xml:space="preserve"> L2 </w:t>
      </w:r>
      <w:r w:rsidRPr="00B12D2B">
        <w:rPr>
          <w:rFonts w:cs="B Zar"/>
          <w:sz w:val="32"/>
          <w:szCs w:val="32"/>
          <w:rtl/>
        </w:rPr>
        <w:t>به تابع خطا اضافه می‌شود</w:t>
      </w:r>
      <w:r w:rsidRPr="00B12D2B">
        <w:rPr>
          <w:rFonts w:cs="B Zar"/>
          <w:sz w:val="32"/>
          <w:szCs w:val="32"/>
        </w:rPr>
        <w:t>.</w:t>
      </w:r>
    </w:p>
    <w:p w:rsidR="00B12D2B" w:rsidRDefault="00B12D2B" w:rsidP="00B12D2B">
      <w:pPr>
        <w:pStyle w:val="NormalWeb"/>
        <w:bidi/>
        <w:jc w:val="both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فرمول:</w:t>
      </w:r>
    </w:p>
    <w:p w:rsidR="00B12D2B" w:rsidRPr="000E5F86" w:rsidRDefault="00B12D2B" w:rsidP="00B12D2B">
      <w:pPr>
        <w:pStyle w:val="NormalWeb"/>
        <w:bidi/>
        <w:jc w:val="both"/>
        <w:rPr>
          <w:rFonts w:cs="B Zar"/>
          <w:sz w:val="32"/>
          <w:szCs w:val="32"/>
          <w:lang w:bidi="fa-IR"/>
        </w:rPr>
      </w:pPr>
      <m:oMathPara>
        <m:oMath>
          <m:r>
            <w:rPr>
              <w:rFonts w:ascii="Cambria Math" w:hAnsi="Cambria Math" w:cs="B Zar"/>
              <w:sz w:val="32"/>
              <w:szCs w:val="32"/>
              <w:lang w:bidi="fa-IR"/>
            </w:rPr>
            <m:t xml:space="preserve">Loss=RSS+ α </m:t>
          </m:r>
          <m:nary>
            <m:naryPr>
              <m:chr m:val="∑"/>
              <m:limLoc m:val="undOvr"/>
              <m:ctrlPr>
                <w:rPr>
                  <w:rFonts w:ascii="Cambria Math" w:hAnsi="Cambria Math" w:cs="B Zar"/>
                  <w:i/>
                  <w:sz w:val="32"/>
                  <w:szCs w:val="32"/>
                  <w:lang w:bidi="fa-IR"/>
                </w:rPr>
              </m:ctrlPr>
            </m:naryPr>
            <m:sub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J=1</m:t>
              </m:r>
            </m:sub>
            <m:sup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B Zar"/>
                      <w:i/>
                      <w:sz w:val="32"/>
                      <w:szCs w:val="32"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J</m:t>
                  </m:r>
                </m:sub>
                <m:sup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2</m:t>
                  </m:r>
                </m:sup>
              </m:sSubSup>
            </m:e>
          </m:nary>
        </m:oMath>
      </m:oMathPara>
    </w:p>
    <w:p w:rsidR="000E5F86" w:rsidRDefault="0061643D" w:rsidP="003B4F94">
      <w:pPr>
        <w:pStyle w:val="NormalWeb"/>
        <w:bidi/>
        <w:jc w:val="both"/>
        <w:rPr>
          <w:rFonts w:cs="B Zar"/>
          <w:sz w:val="32"/>
          <w:szCs w:val="32"/>
          <w:lang w:bidi="fa-IR"/>
        </w:rPr>
      </w:pPr>
      <m:oMathPara>
        <m:oMath>
          <m:r>
            <w:rPr>
              <w:rFonts w:ascii="Cambria Math" w:hAnsi="Cambria Math" w:cs="B Zar"/>
              <w:sz w:val="32"/>
              <w:szCs w:val="32"/>
              <w:lang w:bidi="fa-IR"/>
            </w:rPr>
            <m:t>Loss=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B Zar"/>
                  <w:i/>
                  <w:sz w:val="32"/>
                  <w:szCs w:val="32"/>
                  <w:lang w:bidi="fa-IR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B Zar"/>
                      <w:i/>
                      <w:sz w:val="32"/>
                      <w:szCs w:val="32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B Zar"/>
                          <w:i/>
                          <w:sz w:val="32"/>
                          <w:szCs w:val="32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 w:cs="B Zar"/>
                          <w:sz w:val="32"/>
                          <w:szCs w:val="32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B Zar"/>
                          <w:sz w:val="32"/>
                          <w:szCs w:val="32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B Zar"/>
                          <w:i/>
                          <w:sz w:val="32"/>
                          <w:szCs w:val="32"/>
                          <w:lang w:bidi="fa-IR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B Zar"/>
                              <w:i/>
                              <w:sz w:val="32"/>
                              <w:szCs w:val="32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B Zar"/>
                              <w:sz w:val="32"/>
                              <w:szCs w:val="32"/>
                              <w:lang w:bidi="fa-IR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B Zar"/>
                              <w:sz w:val="32"/>
                              <w:szCs w:val="32"/>
                              <w:lang w:bidi="fa-IR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)</m:t>
                  </m:r>
                </m:e>
                <m:sup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+α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B Zar"/>
                      <w:i/>
                      <w:sz w:val="32"/>
                      <w:szCs w:val="32"/>
                      <w:lang w:bidi="fa-IR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 w:cs="B Zar"/>
                          <w:i/>
                          <w:sz w:val="32"/>
                          <w:szCs w:val="32"/>
                          <w:lang w:bidi="fa-IR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B Zar"/>
                          <w:sz w:val="32"/>
                          <w:szCs w:val="32"/>
                          <w:lang w:bidi="fa-IR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B Zar"/>
                          <w:sz w:val="32"/>
                          <w:szCs w:val="32"/>
                          <w:lang w:bidi="fa-IR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B Zar"/>
                          <w:sz w:val="32"/>
                          <w:szCs w:val="32"/>
                          <w:lang w:bidi="fa-IR"/>
                        </w:rPr>
                        <m:t>2</m:t>
                      </m:r>
                    </m:sup>
                  </m:sSubSup>
                </m:e>
              </m:nary>
            </m:e>
          </m:nary>
        </m:oMath>
      </m:oMathPara>
    </w:p>
    <w:p w:rsidR="003B4F94" w:rsidRDefault="003B4F94" w:rsidP="003B4F94">
      <w:pPr>
        <w:pStyle w:val="Heading3"/>
        <w:bidi/>
      </w:pPr>
      <w:r>
        <w:rPr>
          <w:rtl/>
        </w:rPr>
        <w:t>ایده اصلی</w:t>
      </w:r>
    </w:p>
    <w:p w:rsidR="003B4F94" w:rsidRPr="00F93B09" w:rsidDel="00F93B09" w:rsidRDefault="003B4F94" w:rsidP="00F93B09">
      <w:pPr>
        <w:pStyle w:val="NormalWeb"/>
        <w:bidi/>
        <w:rPr>
          <w:del w:id="2" w:author="Admin" w:date="2026-06-24T21:55:00Z"/>
          <w:rFonts w:cs="B Zar"/>
          <w:i/>
          <w:sz w:val="32"/>
          <w:szCs w:val="32"/>
        </w:rPr>
      </w:pPr>
      <w:r w:rsidRPr="00F93B09">
        <w:rPr>
          <w:rFonts w:cs="B Zar"/>
          <w:sz w:val="32"/>
          <w:szCs w:val="32"/>
          <w:rtl/>
        </w:rPr>
        <w:t>اگر ضرایب خیلی بزرگ شوند</w:t>
      </w:r>
      <m:oMath>
        <m:sSubSup>
          <m:sSubSupPr>
            <m:ctrlPr>
              <w:rPr>
                <w:rFonts w:ascii="Cambria Math" w:hAnsi="Cambria Math" w:cs="B Zar"/>
                <w:i/>
                <w:sz w:val="32"/>
                <w:szCs w:val="32"/>
                <w:lang w:bidi="fa-IR"/>
              </w:rPr>
            </m:ctrlPr>
          </m:sSubSupPr>
          <m:e>
            <m:r>
              <w:rPr>
                <w:rFonts w:ascii="Cambria Math" w:hAnsi="Cambria Math" w:cs="B Zar"/>
                <w:sz w:val="32"/>
                <w:szCs w:val="32"/>
                <w:lang w:bidi="fa-IR"/>
              </w:rPr>
              <m:t>β</m:t>
            </m:r>
          </m:e>
          <m:sub>
            <m:r>
              <w:rPr>
                <w:rFonts w:ascii="Cambria Math" w:hAnsi="Cambria Math" w:cs="B Zar"/>
                <w:sz w:val="32"/>
                <w:szCs w:val="32"/>
                <w:lang w:bidi="fa-IR"/>
              </w:rPr>
              <m:t>J</m:t>
            </m:r>
          </m:sub>
          <m:sup>
            <m:r>
              <w:rPr>
                <w:rFonts w:ascii="Cambria Math" w:hAnsi="Cambria Math" w:cs="B Zar"/>
                <w:sz w:val="32"/>
                <w:szCs w:val="32"/>
                <w:lang w:bidi="fa-IR"/>
              </w:rPr>
              <m:t>2</m:t>
            </m:r>
          </m:sup>
        </m:sSubSup>
      </m:oMath>
      <w:r w:rsidR="00F93B09" w:rsidRPr="00F93B09">
        <w:rPr>
          <w:rFonts w:cs="B Zar"/>
          <w:sz w:val="32"/>
          <w:szCs w:val="32"/>
          <w:lang w:bidi="fa-IR"/>
        </w:rPr>
        <w:t xml:space="preserve"> </w:t>
      </w:r>
    </w:p>
    <w:p w:rsidR="003B4F94" w:rsidRPr="00F93B09" w:rsidDel="003B4F94" w:rsidRDefault="003B4F94" w:rsidP="00F93B09">
      <w:pPr>
        <w:bidi/>
        <w:rPr>
          <w:del w:id="3" w:author="Admin" w:date="2026-06-24T21:53:00Z"/>
          <w:rFonts w:cs="B Zar"/>
          <w:sz w:val="32"/>
          <w:szCs w:val="32"/>
        </w:rPr>
      </w:pPr>
      <w:del w:id="4" w:author="Admin" w:date="2026-06-24T21:52:00Z">
        <w:r w:rsidRPr="00F93B09" w:rsidDel="003B4F94">
          <w:rPr>
            <w:rStyle w:val="katex-mathml"/>
            <w:rFonts w:cs="B Zar"/>
            <w:sz w:val="32"/>
            <w:szCs w:val="32"/>
          </w:rPr>
          <w:delText>βj2\beta_j^2</w:delText>
        </w:r>
        <w:r w:rsidRPr="00F93B09" w:rsidDel="003B4F94">
          <w:rPr>
            <w:rStyle w:val="mord"/>
            <w:rFonts w:cs="B Zar"/>
            <w:sz w:val="32"/>
            <w:szCs w:val="32"/>
          </w:rPr>
          <w:delText>βj2</w:delText>
        </w:r>
        <w:r w:rsidRPr="00F93B09" w:rsidDel="003B4F94">
          <w:rPr>
            <w:rStyle w:val="vlist-s"/>
            <w:rFonts w:cs="B Zar"/>
            <w:sz w:val="32"/>
            <w:szCs w:val="32"/>
          </w:rPr>
          <w:delText>​</w:delText>
        </w:r>
      </w:del>
      <w:del w:id="5" w:author="Admin" w:date="2026-06-24T21:53:00Z">
        <w:r w:rsidRPr="00F93B09" w:rsidDel="003B4F94">
          <w:rPr>
            <w:rFonts w:cs="B Zar"/>
            <w:sz w:val="32"/>
            <w:szCs w:val="32"/>
          </w:rPr>
          <w:delText xml:space="preserve"> </w:delText>
        </w:r>
      </w:del>
    </w:p>
    <w:p w:rsidR="003B4F94" w:rsidRPr="00F93B09" w:rsidRDefault="003B4F94" w:rsidP="00F93B09">
      <w:pPr>
        <w:pStyle w:val="NormalWeb"/>
        <w:bidi/>
        <w:rPr>
          <w:rFonts w:cs="B Zar"/>
          <w:sz w:val="32"/>
          <w:szCs w:val="32"/>
        </w:rPr>
      </w:pPr>
      <w:r w:rsidRPr="00F93B09">
        <w:rPr>
          <w:rFonts w:cs="B Zar"/>
          <w:sz w:val="32"/>
          <w:szCs w:val="32"/>
          <w:rtl/>
        </w:rPr>
        <w:t>بزرگ می‌شود و مدل جریمه می‌گیرد</w:t>
      </w:r>
      <w:r w:rsidRPr="00F93B09">
        <w:rPr>
          <w:rFonts w:cs="B Zar"/>
          <w:sz w:val="32"/>
          <w:szCs w:val="32"/>
        </w:rPr>
        <w:t>.</w:t>
      </w:r>
    </w:p>
    <w:p w:rsidR="003B4F94" w:rsidRPr="00F93B09" w:rsidRDefault="003B4F94" w:rsidP="003B4F94">
      <w:pPr>
        <w:pStyle w:val="Heading3"/>
        <w:bidi/>
        <w:rPr>
          <w:rFonts w:cs="B Zar"/>
          <w:sz w:val="32"/>
          <w:szCs w:val="32"/>
        </w:rPr>
      </w:pPr>
      <w:r w:rsidRPr="00F93B09">
        <w:rPr>
          <w:rFonts w:cs="B Zar"/>
          <w:sz w:val="32"/>
          <w:szCs w:val="32"/>
          <w:rtl/>
        </w:rPr>
        <w:t>مزایا</w:t>
      </w:r>
    </w:p>
    <w:p w:rsidR="003B4F94" w:rsidRPr="00F93B09" w:rsidRDefault="003B4F94" w:rsidP="003B4F94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F93B09">
        <w:rPr>
          <w:rFonts w:cs="B Zar"/>
          <w:sz w:val="32"/>
          <w:szCs w:val="32"/>
          <w:rtl/>
        </w:rPr>
        <w:lastRenderedPageBreak/>
        <w:t>کاهش</w:t>
      </w:r>
      <w:r w:rsidRPr="00F93B09">
        <w:rPr>
          <w:rFonts w:cs="B Zar"/>
          <w:sz w:val="32"/>
          <w:szCs w:val="32"/>
        </w:rPr>
        <w:t xml:space="preserve"> </w:t>
      </w:r>
      <w:r w:rsidRPr="00313C8D">
        <w:rPr>
          <w:rFonts w:asciiTheme="majorBidi" w:hAnsiTheme="majorBidi" w:cstheme="majorBidi"/>
          <w:sz w:val="32"/>
          <w:szCs w:val="32"/>
        </w:rPr>
        <w:t>Overfitting</w:t>
      </w:r>
      <w:r w:rsidRPr="00F93B09">
        <w:rPr>
          <w:rFonts w:cs="B Zar"/>
          <w:sz w:val="32"/>
          <w:szCs w:val="32"/>
        </w:rPr>
        <w:t xml:space="preserve"> </w:t>
      </w:r>
    </w:p>
    <w:p w:rsidR="003B4F94" w:rsidRPr="00F93B09" w:rsidRDefault="003B4F94" w:rsidP="003B4F94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F93B09">
        <w:rPr>
          <w:rFonts w:cs="B Zar"/>
          <w:sz w:val="32"/>
          <w:szCs w:val="32"/>
          <w:rtl/>
        </w:rPr>
        <w:t>مقابله با</w:t>
      </w:r>
      <w:r w:rsidRPr="00F93B09">
        <w:rPr>
          <w:rFonts w:cs="B Zar"/>
          <w:sz w:val="32"/>
          <w:szCs w:val="32"/>
        </w:rPr>
        <w:t xml:space="preserve"> </w:t>
      </w:r>
      <w:r w:rsidRPr="00313C8D">
        <w:rPr>
          <w:rFonts w:asciiTheme="majorBidi" w:hAnsiTheme="majorBidi" w:cstheme="majorBidi"/>
          <w:sz w:val="32"/>
          <w:szCs w:val="32"/>
        </w:rPr>
        <w:t>Multicollinearity</w:t>
      </w:r>
      <w:r w:rsidRPr="00F93B09">
        <w:rPr>
          <w:rFonts w:cs="B Zar"/>
          <w:sz w:val="32"/>
          <w:szCs w:val="32"/>
        </w:rPr>
        <w:t xml:space="preserve"> </w:t>
      </w:r>
    </w:p>
    <w:p w:rsidR="003B4F94" w:rsidRPr="00F93B09" w:rsidRDefault="003B4F94" w:rsidP="003B4F94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F93B09">
        <w:rPr>
          <w:rFonts w:cs="B Zar"/>
          <w:sz w:val="32"/>
          <w:szCs w:val="32"/>
          <w:rtl/>
        </w:rPr>
        <w:t xml:space="preserve">حفظ تمام ویژگی‌ها </w:t>
      </w:r>
    </w:p>
    <w:p w:rsidR="003B4F94" w:rsidRPr="00F93B09" w:rsidRDefault="003B4F94" w:rsidP="003B4F94">
      <w:pPr>
        <w:pStyle w:val="Heading3"/>
        <w:bidi/>
        <w:rPr>
          <w:rFonts w:cs="B Zar"/>
          <w:sz w:val="32"/>
          <w:szCs w:val="32"/>
        </w:rPr>
      </w:pPr>
      <w:r w:rsidRPr="00F93B09">
        <w:rPr>
          <w:rFonts w:cs="B Zar"/>
          <w:sz w:val="32"/>
          <w:szCs w:val="32"/>
          <w:rtl/>
        </w:rPr>
        <w:t>نکته</w:t>
      </w:r>
    </w:p>
    <w:p w:rsidR="0095405D" w:rsidRPr="00923476" w:rsidRDefault="003B4F94" w:rsidP="0095405D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Zar"/>
          <w:sz w:val="32"/>
          <w:szCs w:val="32"/>
        </w:rPr>
      </w:pPr>
      <w:r w:rsidRPr="00F93B09">
        <w:rPr>
          <w:rFonts w:cs="B Zar"/>
          <w:sz w:val="32"/>
          <w:szCs w:val="32"/>
          <w:rtl/>
        </w:rPr>
        <w:t>در</w:t>
      </w:r>
      <w:r w:rsidRPr="00F93B09">
        <w:rPr>
          <w:rFonts w:cs="B Zar"/>
          <w:sz w:val="32"/>
          <w:szCs w:val="32"/>
        </w:rPr>
        <w:t xml:space="preserve"> </w:t>
      </w:r>
      <w:r w:rsidRPr="00313C8D">
        <w:rPr>
          <w:rFonts w:asciiTheme="majorBidi" w:hAnsiTheme="majorBidi" w:cstheme="majorBidi"/>
          <w:sz w:val="32"/>
          <w:szCs w:val="32"/>
        </w:rPr>
        <w:t>Ridge</w:t>
      </w:r>
      <w:r w:rsidRPr="00F93B09">
        <w:rPr>
          <w:rFonts w:cs="B Zar"/>
          <w:sz w:val="32"/>
          <w:szCs w:val="32"/>
        </w:rPr>
        <w:t xml:space="preserve"> </w:t>
      </w:r>
      <w:r w:rsidRPr="00F93B09">
        <w:rPr>
          <w:rFonts w:cs="B Zar"/>
          <w:sz w:val="32"/>
          <w:szCs w:val="32"/>
          <w:rtl/>
        </w:rPr>
        <w:t>هیچ ضریبی دقیقاً صفر نمی‌شو</w:t>
      </w:r>
      <w:r w:rsidR="0095405D">
        <w:rPr>
          <w:rFonts w:cs="B Zar" w:hint="cs"/>
          <w:sz w:val="32"/>
          <w:szCs w:val="32"/>
          <w:rtl/>
        </w:rPr>
        <w:t>د.</w:t>
      </w:r>
      <w:r w:rsidR="0095405D" w:rsidRPr="0095405D">
        <w:rPr>
          <w:rFonts w:ascii="Times New Roman" w:eastAsia="Times New Roman" w:hAnsi="Times New Roman" w:cs="B Zar"/>
          <w:sz w:val="32"/>
          <w:szCs w:val="32"/>
        </w:rPr>
        <w:t xml:space="preserve"> </w:t>
      </w:r>
      <w:r w:rsidR="0095405D" w:rsidRPr="00923476">
        <w:rPr>
          <w:rFonts w:ascii="Times New Roman" w:eastAsia="Times New Roman" w:hAnsi="Times New Roman" w:cs="B Zar"/>
          <w:sz w:val="32"/>
          <w:szCs w:val="32"/>
        </w:rPr>
        <w:t xml:space="preserve">Ridge Regression </w:t>
      </w:r>
      <w:r w:rsidR="0095405D" w:rsidRPr="00923476">
        <w:rPr>
          <w:rFonts w:ascii="Times New Roman" w:eastAsia="Times New Roman" w:hAnsi="Times New Roman" w:cs="B Zar"/>
          <w:sz w:val="32"/>
          <w:szCs w:val="32"/>
          <w:rtl/>
        </w:rPr>
        <w:t>با اعمال جریمه روی ضرایب بزرگ، از بیش‌برازش مدل جلوگیری کرده و پایداری آن را افزایش می‌دهد</w:t>
      </w:r>
      <w:r w:rsidR="0095405D" w:rsidRPr="00923476">
        <w:rPr>
          <w:rFonts w:ascii="Times New Roman" w:eastAsia="Times New Roman" w:hAnsi="Times New Roman" w:cs="B Zar"/>
          <w:sz w:val="32"/>
          <w:szCs w:val="32"/>
        </w:rPr>
        <w:t>.</w:t>
      </w:r>
    </w:p>
    <w:p w:rsidR="003B4F94" w:rsidRPr="00313C8D" w:rsidRDefault="00313C8D" w:rsidP="003B4F94">
      <w:pPr>
        <w:pStyle w:val="NormalWeb"/>
        <w:bidi/>
        <w:rPr>
          <w:rFonts w:cs="B Zar"/>
          <w:b/>
          <w:bCs/>
          <w:sz w:val="32"/>
          <w:szCs w:val="32"/>
        </w:rPr>
      </w:pPr>
      <w:r w:rsidRPr="00313C8D">
        <w:rPr>
          <w:rFonts w:cs="B Zar" w:hint="cs"/>
          <w:b/>
          <w:bCs/>
          <w:sz w:val="32"/>
          <w:szCs w:val="32"/>
          <w:rtl/>
        </w:rPr>
        <w:t>کد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3C8D">
        <w:rPr>
          <w:rFonts w:ascii="Consolas" w:eastAsia="Times New Roman" w:hAnsi="Consolas" w:cs="Times New Roman"/>
          <w:color w:val="4EC9B0"/>
          <w:sz w:val="21"/>
          <w:szCs w:val="21"/>
        </w:rPr>
        <w:t>linear_model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4EC9B0"/>
          <w:sz w:val="21"/>
          <w:szCs w:val="21"/>
        </w:rPr>
        <w:t>Ridge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3C8D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ridge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4EC9B0"/>
          <w:sz w:val="21"/>
          <w:szCs w:val="21"/>
        </w:rPr>
        <w:t>Ridge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param_grid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13C8D">
        <w:rPr>
          <w:rFonts w:ascii="Consolas" w:eastAsia="Times New Roman" w:hAnsi="Consolas" w:cs="Times New Roman"/>
          <w:color w:val="A5D6FF"/>
          <w:sz w:val="21"/>
          <w:szCs w:val="21"/>
        </w:rPr>
        <w:t>'alpha'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313C8D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3C8D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3C8D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3C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3C8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3C8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ridge_grid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C8D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ridge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param_grid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cv</w:t>
      </w:r>
      <w:r w:rsidRPr="00313C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3C8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scoring</w:t>
      </w:r>
      <w:r w:rsidRPr="00313C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3C8D">
        <w:rPr>
          <w:rFonts w:ascii="Consolas" w:eastAsia="Times New Roman" w:hAnsi="Consolas" w:cs="Times New Roman"/>
          <w:color w:val="A5D6FF"/>
          <w:sz w:val="21"/>
          <w:szCs w:val="21"/>
        </w:rPr>
        <w:t>'neg_root_mean_squared_error'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n_jobs</w:t>
      </w:r>
      <w:r w:rsidRPr="00313C8D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313C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ridge_grid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3C8D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C8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ridge_grid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3C8D">
        <w:rPr>
          <w:rFonts w:ascii="Consolas" w:eastAsia="Times New Roman" w:hAnsi="Consolas" w:cs="Times New Roman"/>
          <w:color w:val="FFA657"/>
          <w:sz w:val="21"/>
          <w:szCs w:val="21"/>
        </w:rPr>
        <w:t>best_params_</w:t>
      </w:r>
      <w:r w:rsidRPr="00313C8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13C8D" w:rsidRPr="00313C8D" w:rsidRDefault="00313C8D" w:rsidP="00313C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5F86" w:rsidRDefault="00D64670" w:rsidP="000E5F86">
      <w:pPr>
        <w:pStyle w:val="NormalWeb"/>
        <w:bidi/>
        <w:jc w:val="both"/>
        <w:rPr>
          <w:rFonts w:cs="B Zar"/>
          <w:b/>
          <w:bCs/>
          <w:sz w:val="32"/>
          <w:szCs w:val="32"/>
          <w:rtl/>
          <w:lang w:bidi="fa-IR"/>
        </w:rPr>
      </w:pPr>
      <w:r w:rsidRPr="00D64670">
        <w:rPr>
          <w:rFonts w:cs="B Zar" w:hint="cs"/>
          <w:b/>
          <w:bCs/>
          <w:sz w:val="32"/>
          <w:szCs w:val="32"/>
          <w:rtl/>
          <w:lang w:bidi="fa-IR"/>
        </w:rPr>
        <w:t>شناسایی بهترین پارامتر</w:t>
      </w:r>
    </w:p>
    <w:p w:rsidR="00D64670" w:rsidRDefault="00D64670" w:rsidP="00896FCD">
      <w:pPr>
        <w:spacing w:after="0" w:line="285" w:lineRule="atLeast"/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</w:pPr>
      <w:r w:rsidRPr="00D64670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{'alpha': 100}</w:t>
      </w:r>
    </w:p>
    <w:p w:rsidR="00896FCD" w:rsidRPr="00896FCD" w:rsidRDefault="00896FCD" w:rsidP="00896FCD">
      <w:pPr>
        <w:spacing w:after="0" w:line="285" w:lineRule="atLeast"/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</w:pPr>
    </w:p>
    <w:p w:rsidR="00896FCD" w:rsidRPr="00896FCD" w:rsidRDefault="00896FCD" w:rsidP="00896F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6FCD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896F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FCD">
        <w:rPr>
          <w:rFonts w:ascii="Consolas" w:eastAsia="Times New Roman" w:hAnsi="Consolas" w:cs="Times New Roman"/>
          <w:color w:val="FFA657"/>
          <w:sz w:val="21"/>
          <w:szCs w:val="21"/>
        </w:rPr>
        <w:t>ridge_grid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6FCD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6FCD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96FCD" w:rsidRPr="00896FCD" w:rsidRDefault="00896FCD" w:rsidP="00896F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6FCD">
        <w:rPr>
          <w:rFonts w:ascii="Consolas" w:eastAsia="Times New Roman" w:hAnsi="Consolas" w:cs="Times New Roman"/>
          <w:color w:val="79C0FF"/>
          <w:sz w:val="21"/>
          <w:szCs w:val="21"/>
        </w:rPr>
        <w:lastRenderedPageBreak/>
        <w:t>MAE</w:t>
      </w:r>
      <w:r w:rsidRPr="00896F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FCD">
        <w:rPr>
          <w:rFonts w:ascii="Consolas" w:eastAsia="Times New Roman" w:hAnsi="Consolas" w:cs="Times New Roman"/>
          <w:color w:val="D2A8FF"/>
          <w:sz w:val="21"/>
          <w:szCs w:val="21"/>
        </w:rPr>
        <w:t>mean_absolute_error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6FCD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96FCD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96FCD" w:rsidRPr="00896FCD" w:rsidRDefault="00896FCD" w:rsidP="00896F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6FCD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896F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FCD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6FCD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96FCD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96FCD" w:rsidRPr="00896FCD" w:rsidRDefault="00896FCD" w:rsidP="00896F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6FCD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896F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FC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6FCD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6FCD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96FCD" w:rsidRPr="00896FCD" w:rsidRDefault="00896FCD" w:rsidP="00896F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6FC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6FCD">
        <w:rPr>
          <w:rFonts w:ascii="Consolas" w:eastAsia="Times New Roman" w:hAnsi="Consolas" w:cs="Times New Roman"/>
          <w:color w:val="A5D6FF"/>
          <w:sz w:val="21"/>
          <w:szCs w:val="21"/>
        </w:rPr>
        <w:t>"MAE : "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896FCD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96FCD" w:rsidRPr="00896FCD" w:rsidRDefault="00896FCD" w:rsidP="00896F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6FC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6FCD">
        <w:rPr>
          <w:rFonts w:ascii="Consolas" w:eastAsia="Times New Roman" w:hAnsi="Consolas" w:cs="Times New Roman"/>
          <w:color w:val="A5D6FF"/>
          <w:sz w:val="21"/>
          <w:szCs w:val="21"/>
        </w:rPr>
        <w:t>"MSE : "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896FCD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96FCD" w:rsidRPr="00896FCD" w:rsidRDefault="00896FCD" w:rsidP="00896F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6FC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6FCD">
        <w:rPr>
          <w:rFonts w:ascii="Consolas" w:eastAsia="Times New Roman" w:hAnsi="Consolas" w:cs="Times New Roman"/>
          <w:color w:val="A5D6FF"/>
          <w:sz w:val="21"/>
          <w:szCs w:val="21"/>
        </w:rPr>
        <w:t>"RMSE : "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896FCD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896FC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64671" w:rsidRPr="00864671" w:rsidRDefault="00864671" w:rsidP="0086467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864671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MAE :  0.6997241916211862</w:t>
      </w:r>
    </w:p>
    <w:p w:rsidR="00864671" w:rsidRPr="00864671" w:rsidRDefault="00864671" w:rsidP="0086467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  <w:rtl/>
        </w:rPr>
      </w:pPr>
      <w:r w:rsidRPr="00864671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MSE :  0.8155351831529175</w:t>
      </w:r>
    </w:p>
    <w:p w:rsidR="00896FCD" w:rsidRPr="00864671" w:rsidRDefault="00864671" w:rsidP="0086467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rtl/>
        </w:rPr>
      </w:pPr>
      <w:r w:rsidRPr="00864671">
        <w:rPr>
          <w:rFonts w:asciiTheme="majorBidi" w:hAnsiTheme="majorBidi" w:cstheme="majorBidi"/>
          <w:color w:val="000000" w:themeColor="text1"/>
          <w:sz w:val="32"/>
          <w:szCs w:val="32"/>
          <w:highlight w:val="cyan"/>
        </w:rPr>
        <w:t>RMSE :  0.9030698661526236</w:t>
      </w:r>
    </w:p>
    <w:p w:rsidR="001E370F" w:rsidRPr="001E370F" w:rsidRDefault="001E370F" w:rsidP="000D536E">
      <w:pPr>
        <w:pStyle w:val="Heading2"/>
        <w:bidi/>
        <w:rPr>
          <w:rtl/>
        </w:rPr>
      </w:pPr>
      <w:r w:rsidRPr="001E370F">
        <w:t>RidgeCV</w:t>
      </w:r>
    </w:p>
    <w:p w:rsidR="001E370F" w:rsidRDefault="001E370F" w:rsidP="001E370F">
      <w:pPr>
        <w:bidi/>
        <w:spacing w:after="0" w:line="240" w:lineRule="auto"/>
        <w:rPr>
          <w:rtl/>
        </w:rPr>
      </w:pPr>
    </w:p>
    <w:p w:rsidR="001E370F" w:rsidRPr="00A00682" w:rsidRDefault="00A00682" w:rsidP="00A00682">
      <w:pPr>
        <w:pStyle w:val="NormalWeb"/>
        <w:bidi/>
        <w:rPr>
          <w:rFonts w:cs="B Zar"/>
          <w:sz w:val="32"/>
          <w:szCs w:val="32"/>
          <w:rtl/>
        </w:rPr>
      </w:pPr>
      <w:r w:rsidRPr="00A00682">
        <w:rPr>
          <w:rFonts w:cs="B Zar"/>
          <w:sz w:val="32"/>
          <w:szCs w:val="32"/>
        </w:rPr>
        <w:t xml:space="preserve"> </w:t>
      </w:r>
      <w:r w:rsidR="001E370F" w:rsidRPr="00A00682">
        <w:rPr>
          <w:rFonts w:cs="B Zar"/>
          <w:sz w:val="32"/>
          <w:szCs w:val="32"/>
        </w:rPr>
        <w:t xml:space="preserve">RidgeCV </w:t>
      </w:r>
      <w:r w:rsidR="001E370F" w:rsidRPr="00A00682">
        <w:rPr>
          <w:rFonts w:cs="B Zar"/>
          <w:sz w:val="32"/>
          <w:szCs w:val="32"/>
          <w:rtl/>
        </w:rPr>
        <w:t>همان</w:t>
      </w:r>
      <w:r w:rsidRPr="00A00682">
        <w:rPr>
          <w:rFonts w:cs="B Zar" w:hint="cs"/>
          <w:sz w:val="32"/>
          <w:szCs w:val="32"/>
          <w:rtl/>
        </w:rPr>
        <w:t xml:space="preserve"> </w:t>
      </w:r>
      <w:r w:rsidR="001E370F" w:rsidRPr="00A00682">
        <w:rPr>
          <w:rFonts w:cs="B Zar"/>
          <w:sz w:val="32"/>
          <w:szCs w:val="32"/>
        </w:rPr>
        <w:t xml:space="preserve"> Ridge Regression</w:t>
      </w:r>
      <w:r w:rsidRPr="00A00682">
        <w:rPr>
          <w:rFonts w:cs="B Zar" w:hint="cs"/>
          <w:sz w:val="32"/>
          <w:szCs w:val="32"/>
          <w:rtl/>
        </w:rPr>
        <w:t>با انتخاب بهترین</w:t>
      </w:r>
      <m:oMath>
        <m:r>
          <m:rPr>
            <m:sty m:val="p"/>
          </m:rPr>
          <w:rPr>
            <w:rFonts w:ascii="Cambria" w:hAnsi="Cambria" w:cs="Cambria" w:hint="cs"/>
            <w:sz w:val="32"/>
            <w:szCs w:val="32"/>
            <w:rtl/>
          </w:rPr>
          <m:t>α</m:t>
        </m:r>
        <m:r>
          <m:rPr>
            <m:sty m:val="p"/>
          </m:rPr>
          <w:rPr>
            <w:rFonts w:ascii="Cambria Math" w:hAnsi="Cambria Math" w:cs="B Zar"/>
            <w:sz w:val="32"/>
            <w:szCs w:val="32"/>
          </w:rPr>
          <m:t xml:space="preserve"> </m:t>
        </m:r>
      </m:oMath>
      <w:r w:rsidR="001E370F" w:rsidRPr="00A00682">
        <w:rPr>
          <w:rFonts w:cs="B Zar"/>
          <w:sz w:val="32"/>
          <w:szCs w:val="32"/>
        </w:rPr>
        <w:t xml:space="preserve"> </w:t>
      </w:r>
      <w:r w:rsidR="001E370F" w:rsidRPr="00A00682">
        <w:rPr>
          <w:rFonts w:cs="B Zar"/>
          <w:sz w:val="32"/>
          <w:szCs w:val="32"/>
          <w:rtl/>
        </w:rPr>
        <w:t xml:space="preserve">است </w:t>
      </w:r>
      <w:r w:rsidRPr="00A00682">
        <w:rPr>
          <w:rFonts w:cs="B Zar"/>
          <w:sz w:val="32"/>
          <w:szCs w:val="32"/>
        </w:rPr>
        <w:t>.</w:t>
      </w:r>
    </w:p>
    <w:p w:rsidR="001E370F" w:rsidRDefault="001E370F" w:rsidP="00A00682">
      <w:pPr>
        <w:pStyle w:val="NormalWeb"/>
        <w:bidi/>
        <w:rPr>
          <w:rFonts w:cs="B Zar"/>
          <w:sz w:val="32"/>
          <w:szCs w:val="32"/>
        </w:rPr>
      </w:pPr>
      <w:r w:rsidRPr="00A00682">
        <w:rPr>
          <w:rFonts w:cs="B Zar"/>
          <w:sz w:val="32"/>
          <w:szCs w:val="32"/>
          <w:rtl/>
        </w:rPr>
        <w:t>به جای اینکه خودمان مقدار</w:t>
      </w:r>
      <w:r w:rsidRPr="00A00682">
        <w:rPr>
          <w:rFonts w:cs="B Zar"/>
          <w:sz w:val="32"/>
          <w:szCs w:val="32"/>
        </w:rPr>
        <w:t xml:space="preserve"> </w:t>
      </w:r>
      <w:r w:rsidR="00A00682">
        <w:rPr>
          <w:rFonts w:cs="B Zar"/>
          <w:sz w:val="32"/>
          <w:szCs w:val="32"/>
        </w:rPr>
        <w:t>a</w:t>
      </w:r>
      <w:r w:rsidRPr="00A00682">
        <w:rPr>
          <w:rFonts w:cs="B Zar"/>
          <w:sz w:val="32"/>
          <w:szCs w:val="32"/>
        </w:rPr>
        <w:t xml:space="preserve">lpha </w:t>
      </w:r>
      <w:r w:rsidRPr="00A00682">
        <w:rPr>
          <w:rFonts w:cs="B Zar"/>
          <w:sz w:val="32"/>
          <w:szCs w:val="32"/>
          <w:rtl/>
        </w:rPr>
        <w:t>را تعیین کنیم</w:t>
      </w:r>
      <w:r w:rsidRPr="00A00682">
        <w:rPr>
          <w:rFonts w:cs="B Zar"/>
          <w:sz w:val="32"/>
          <w:szCs w:val="32"/>
        </w:rPr>
        <w:t>:</w:t>
      </w:r>
    </w:p>
    <w:p w:rsidR="00A00682" w:rsidRDefault="00A00682" w:rsidP="00A00682">
      <w:pPr>
        <w:pStyle w:val="NormalWeb"/>
        <w:bidi/>
        <w:jc w:val="right"/>
        <w:rPr>
          <w:rFonts w:cs="B Zar"/>
          <w:sz w:val="32"/>
          <w:szCs w:val="32"/>
        </w:rPr>
      </w:pPr>
      <w:r w:rsidRPr="00A00682">
        <w:rPr>
          <w:rFonts w:cs="B Zar"/>
          <w:sz w:val="32"/>
          <w:szCs w:val="32"/>
        </w:rPr>
        <w:t>Ridge(alpha=1)</w:t>
      </w:r>
    </w:p>
    <w:p w:rsidR="00A00682" w:rsidRDefault="00A00682" w:rsidP="00A00682">
      <w:pPr>
        <w:pStyle w:val="NormalWeb"/>
        <w:bidi/>
        <w:rPr>
          <w:rFonts w:cs="B Zar"/>
          <w:sz w:val="32"/>
          <w:szCs w:val="32"/>
          <w:rtl/>
        </w:rPr>
      </w:pPr>
      <w:r w:rsidRPr="00A00682">
        <w:rPr>
          <w:rFonts w:cs="B Zar"/>
          <w:sz w:val="32"/>
          <w:szCs w:val="32"/>
          <w:rtl/>
        </w:rPr>
        <w:t>از</w:t>
      </w:r>
      <w:r w:rsidRPr="00A00682">
        <w:rPr>
          <w:rFonts w:cs="B Zar"/>
          <w:sz w:val="32"/>
          <w:szCs w:val="32"/>
        </w:rPr>
        <w:t xml:space="preserve"> Cross Validation </w:t>
      </w:r>
      <w:r w:rsidRPr="00A00682">
        <w:rPr>
          <w:rFonts w:cs="B Zar"/>
          <w:sz w:val="32"/>
          <w:szCs w:val="32"/>
          <w:rtl/>
        </w:rPr>
        <w:t>استفاده می‌کند</w:t>
      </w:r>
      <w:r w:rsidRPr="00A00682">
        <w:rPr>
          <w:rFonts w:cs="B Zar"/>
          <w:sz w:val="32"/>
          <w:szCs w:val="32"/>
        </w:rPr>
        <w:t>.</w:t>
      </w:r>
      <w:r>
        <w:rPr>
          <w:rFonts w:cs="B Zar" w:hint="cs"/>
          <w:sz w:val="32"/>
          <w:szCs w:val="32"/>
          <w:rtl/>
        </w:rPr>
        <w:t xml:space="preserve"> مثال:</w:t>
      </w:r>
    </w:p>
    <w:p w:rsidR="00A00682" w:rsidRPr="00A00682" w:rsidRDefault="00A00682" w:rsidP="00A00682">
      <w:pPr>
        <w:pStyle w:val="NormalWeb"/>
        <w:bidi/>
        <w:jc w:val="right"/>
        <w:rPr>
          <w:rFonts w:cs="B Zar"/>
          <w:sz w:val="32"/>
          <w:szCs w:val="32"/>
        </w:rPr>
      </w:pPr>
      <w:r w:rsidRPr="00A00682">
        <w:rPr>
          <w:rFonts w:cs="B Zar"/>
          <w:sz w:val="32"/>
          <w:szCs w:val="32"/>
        </w:rPr>
        <w:t>from sklearn.linear_model import RidgeCV</w:t>
      </w:r>
    </w:p>
    <w:p w:rsidR="00A00682" w:rsidRDefault="00A00682" w:rsidP="00A00682">
      <w:pPr>
        <w:pStyle w:val="NormalWeb"/>
        <w:rPr>
          <w:rFonts w:cs="B Zar"/>
          <w:sz w:val="32"/>
          <w:szCs w:val="32"/>
          <w:rtl/>
        </w:rPr>
      </w:pPr>
      <w:r w:rsidRPr="00A00682">
        <w:rPr>
          <w:rFonts w:cs="B Zar"/>
          <w:sz w:val="32"/>
          <w:szCs w:val="32"/>
        </w:rPr>
        <w:t>ridgecv = RidgeCV(alphas=[0.01,0.1,1,10,100]</w:t>
      </w:r>
      <w:r>
        <w:rPr>
          <w:rFonts w:cs="B Zar" w:hint="cs"/>
          <w:sz w:val="32"/>
          <w:szCs w:val="32"/>
          <w:rtl/>
        </w:rPr>
        <w:t>(</w:t>
      </w:r>
    </w:p>
    <w:p w:rsidR="00A00682" w:rsidRPr="00A00682" w:rsidRDefault="00A00682" w:rsidP="00A00682">
      <w:pPr>
        <w:pStyle w:val="NormalWeb"/>
        <w:bidi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</w:rPr>
        <w:t xml:space="preserve">مدل، بهترین </w:t>
      </w:r>
      <m:oMath>
        <m:r>
          <m:rPr>
            <m:sty m:val="p"/>
          </m:rPr>
          <w:rPr>
            <w:rFonts w:ascii="Cambria Math" w:hAnsi="Cambria Math" w:cs="Cambria" w:hint="cs"/>
            <w:sz w:val="32"/>
            <w:szCs w:val="32"/>
            <w:rtl/>
          </w:rPr>
          <m:t>α</m:t>
        </m:r>
      </m:oMath>
      <w:r>
        <w:rPr>
          <w:rFonts w:cs="B Zar" w:hint="cs"/>
          <w:sz w:val="32"/>
          <w:szCs w:val="32"/>
          <w:rtl/>
        </w:rPr>
        <w:t xml:space="preserve"> را پیدا می‌کند.</w:t>
      </w:r>
    </w:p>
    <w:p w:rsidR="00A00682" w:rsidRPr="000E5F86" w:rsidRDefault="00A00682" w:rsidP="00A00682">
      <w:pPr>
        <w:pStyle w:val="NormalWeb"/>
        <w:bidi/>
        <w:jc w:val="both"/>
        <w:rPr>
          <w:rFonts w:cs="B Zar"/>
          <w:sz w:val="32"/>
          <w:szCs w:val="32"/>
          <w:lang w:bidi="fa-IR"/>
        </w:rPr>
      </w:pPr>
      <m:oMathPara>
        <m:oMath>
          <m:r>
            <w:rPr>
              <w:rFonts w:ascii="Cambria Math" w:hAnsi="Cambria Math" w:cs="B Zar"/>
              <w:sz w:val="32"/>
              <w:szCs w:val="32"/>
              <w:lang w:bidi="fa-IR"/>
            </w:rPr>
            <m:t xml:space="preserve">Loss=RSS+ α </m:t>
          </m:r>
          <m:nary>
            <m:naryPr>
              <m:chr m:val="∑"/>
              <m:limLoc m:val="undOvr"/>
              <m:ctrlPr>
                <w:rPr>
                  <w:rFonts w:ascii="Cambria Math" w:hAnsi="Cambria Math" w:cs="B Zar"/>
                  <w:i/>
                  <w:sz w:val="32"/>
                  <w:szCs w:val="32"/>
                  <w:lang w:bidi="fa-IR"/>
                </w:rPr>
              </m:ctrlPr>
            </m:naryPr>
            <m:sub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J=1</m:t>
              </m:r>
            </m:sub>
            <m:sup>
              <m:r>
                <w:rPr>
                  <w:rFonts w:ascii="Cambria Math" w:hAnsi="Cambria Math" w:cs="B Zar"/>
                  <w:sz w:val="32"/>
                  <w:szCs w:val="32"/>
                  <w:lang w:bidi="fa-IR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B Zar"/>
                      <w:i/>
                      <w:sz w:val="32"/>
                      <w:szCs w:val="32"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J</m:t>
                  </m:r>
                </m:sub>
                <m:sup>
                  <m:r>
                    <w:rPr>
                      <w:rFonts w:ascii="Cambria Math" w:hAnsi="Cambria Math" w:cs="B Zar"/>
                      <w:sz w:val="32"/>
                      <w:szCs w:val="32"/>
                      <w:lang w:bidi="fa-IR"/>
                    </w:rPr>
                    <m:t>2</m:t>
                  </m:r>
                </m:sup>
              </m:sSubSup>
            </m:e>
          </m:nary>
        </m:oMath>
      </m:oMathPara>
    </w:p>
    <w:p w:rsidR="00A00682" w:rsidRDefault="00A00682" w:rsidP="00A00682">
      <w:pPr>
        <w:pStyle w:val="NormalWeb"/>
        <w:bidi/>
        <w:rPr>
          <w:rFonts w:cs="B Zar"/>
          <w:sz w:val="32"/>
          <w:szCs w:val="32"/>
          <w:rtl/>
        </w:rPr>
      </w:pPr>
      <w:r w:rsidRPr="00A00682">
        <w:rPr>
          <w:rFonts w:cs="B Zar"/>
          <w:sz w:val="32"/>
          <w:szCs w:val="32"/>
          <w:rtl/>
        </w:rPr>
        <w:t>اما مقدار</w:t>
      </w:r>
      <w:r w:rsidRPr="00A00682">
        <w:rPr>
          <w:rFonts w:cs="B Zar"/>
          <w:sz w:val="32"/>
          <w:szCs w:val="32"/>
        </w:rPr>
        <w:t xml:space="preserve"> α </w:t>
      </w:r>
      <w:r w:rsidRPr="00A00682">
        <w:rPr>
          <w:rFonts w:cs="B Zar"/>
          <w:sz w:val="32"/>
          <w:szCs w:val="32"/>
          <w:rtl/>
        </w:rPr>
        <w:t>توسط</w:t>
      </w:r>
      <w:r w:rsidRPr="00A00682">
        <w:rPr>
          <w:rFonts w:cs="B Zar"/>
          <w:sz w:val="32"/>
          <w:szCs w:val="32"/>
        </w:rPr>
        <w:t xml:space="preserve"> Cross Validation </w:t>
      </w:r>
      <w:r w:rsidRPr="00A00682">
        <w:rPr>
          <w:rFonts w:cs="B Zar"/>
          <w:sz w:val="32"/>
          <w:szCs w:val="32"/>
          <w:rtl/>
        </w:rPr>
        <w:t>انتخاب می‌شود</w:t>
      </w:r>
      <w:r w:rsidRPr="00A00682">
        <w:rPr>
          <w:rFonts w:cs="B Zar"/>
          <w:sz w:val="32"/>
          <w:szCs w:val="32"/>
        </w:rPr>
        <w:t>.</w:t>
      </w:r>
    </w:p>
    <w:p w:rsidR="000D536E" w:rsidRDefault="000D536E" w:rsidP="000D536E">
      <w:pPr>
        <w:pStyle w:val="NormalWeb"/>
        <w:bidi/>
        <w:rPr>
          <w:rFonts w:cs="B Zar"/>
          <w:sz w:val="32"/>
          <w:szCs w:val="32"/>
          <w:rtl/>
        </w:rPr>
      </w:pPr>
    </w:p>
    <w:p w:rsidR="00A00682" w:rsidRDefault="00D51DD2" w:rsidP="00891EB7">
      <w:pPr>
        <w:pStyle w:val="NormalWeb"/>
        <w:bidi/>
        <w:rPr>
          <w:rFonts w:cs="B Zar"/>
          <w:b/>
          <w:bCs/>
          <w:sz w:val="32"/>
          <w:szCs w:val="32"/>
          <w:rtl/>
        </w:rPr>
      </w:pPr>
      <w:r w:rsidRPr="00D51DD2">
        <w:rPr>
          <w:rFonts w:cs="B Zar" w:hint="cs"/>
          <w:b/>
          <w:bCs/>
          <w:sz w:val="32"/>
          <w:szCs w:val="32"/>
          <w:rtl/>
        </w:rPr>
        <w:lastRenderedPageBreak/>
        <w:t>کد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51DD2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51DD2">
        <w:rPr>
          <w:rFonts w:ascii="Consolas" w:eastAsia="Times New Roman" w:hAnsi="Consolas" w:cs="Times New Roman"/>
          <w:color w:val="4EC9B0"/>
          <w:sz w:val="21"/>
          <w:szCs w:val="21"/>
        </w:rPr>
        <w:t>linear_model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51D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51DD2">
        <w:rPr>
          <w:rFonts w:ascii="Consolas" w:eastAsia="Times New Roman" w:hAnsi="Consolas" w:cs="Times New Roman"/>
          <w:color w:val="4EC9B0"/>
          <w:sz w:val="21"/>
          <w:szCs w:val="21"/>
        </w:rPr>
        <w:t>RidgeCV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ridgecv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51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51DD2">
        <w:rPr>
          <w:rFonts w:ascii="Consolas" w:eastAsia="Times New Roman" w:hAnsi="Consolas" w:cs="Times New Roman"/>
          <w:color w:val="4EC9B0"/>
          <w:sz w:val="21"/>
          <w:szCs w:val="21"/>
        </w:rPr>
        <w:t>RidgeCV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alphas</w:t>
      </w:r>
      <w:r w:rsidRPr="00D51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51DD2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D51DD2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D51DD2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D51D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D51DD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D51DD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cv</w:t>
      </w:r>
      <w:r w:rsidRPr="00D51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DD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ridgecv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51DD2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ridgecv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alpha_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D51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elastic_grid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51DD2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D51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DD2">
        <w:rPr>
          <w:rFonts w:ascii="Consolas" w:eastAsia="Times New Roman" w:hAnsi="Consolas" w:cs="Times New Roman"/>
          <w:color w:val="D2A8FF"/>
          <w:sz w:val="21"/>
          <w:szCs w:val="21"/>
        </w:rPr>
        <w:t>mean_absolute_error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D51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DD2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D51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DD2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51DD2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51DD2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51DD2">
        <w:rPr>
          <w:rFonts w:ascii="Consolas" w:eastAsia="Times New Roman" w:hAnsi="Consolas" w:cs="Times New Roman"/>
          <w:color w:val="A5D6FF"/>
          <w:sz w:val="21"/>
          <w:szCs w:val="21"/>
        </w:rPr>
        <w:t>"MAE : "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D51DD2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51DD2">
        <w:rPr>
          <w:rFonts w:ascii="Consolas" w:eastAsia="Times New Roman" w:hAnsi="Consolas" w:cs="Times New Roman"/>
          <w:color w:val="A5D6FF"/>
          <w:sz w:val="21"/>
          <w:szCs w:val="21"/>
        </w:rPr>
        <w:t>"MSE : "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D51DD2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51DD2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51DD2">
        <w:rPr>
          <w:rFonts w:ascii="Consolas" w:eastAsia="Times New Roman" w:hAnsi="Consolas" w:cs="Times New Roman"/>
          <w:color w:val="A5D6FF"/>
          <w:sz w:val="21"/>
          <w:szCs w:val="21"/>
        </w:rPr>
        <w:t>"RMSE : "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D51DD2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D51DD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D51DD2" w:rsidRPr="00D51DD2" w:rsidRDefault="00D51DD2" w:rsidP="00D51DD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D51DD2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100.0</w:t>
      </w:r>
    </w:p>
    <w:p w:rsidR="00D51DD2" w:rsidRPr="00D51DD2" w:rsidRDefault="00D51DD2" w:rsidP="00D51DD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D51DD2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MAE :  0.6405680392934411</w:t>
      </w:r>
    </w:p>
    <w:p w:rsidR="00D51DD2" w:rsidRPr="00D51DD2" w:rsidRDefault="00D51DD2" w:rsidP="00D51DD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  <w:rtl/>
        </w:rPr>
      </w:pPr>
      <w:r w:rsidRPr="00D51DD2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MSE :  0.6808326326069908</w:t>
      </w:r>
    </w:p>
    <w:p w:rsidR="00D51DD2" w:rsidRPr="00D51DD2" w:rsidRDefault="00D51DD2" w:rsidP="00D51DD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</w:rPr>
      </w:pPr>
      <w:r w:rsidRPr="00D51DD2">
        <w:rPr>
          <w:rFonts w:asciiTheme="majorBidi" w:hAnsiTheme="majorBidi" w:cstheme="majorBidi"/>
          <w:color w:val="000000" w:themeColor="text1"/>
          <w:sz w:val="32"/>
          <w:szCs w:val="32"/>
          <w:highlight w:val="cyan"/>
        </w:rPr>
        <w:t>RMSE :  0.8251258283480106</w:t>
      </w:r>
    </w:p>
    <w:p w:rsidR="001E370F" w:rsidRDefault="001E370F" w:rsidP="001E370F">
      <w:pPr>
        <w:bidi/>
        <w:spacing w:after="0" w:line="240" w:lineRule="auto"/>
        <w:rPr>
          <w:rtl/>
        </w:rPr>
      </w:pPr>
    </w:p>
    <w:p w:rsidR="00DD3A3F" w:rsidRPr="00DD3A3F" w:rsidRDefault="00AE0608" w:rsidP="001E370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DD3A3F" w:rsidRPr="00DD3A3F" w:rsidRDefault="00DD3A3F" w:rsidP="000D536E">
      <w:pPr>
        <w:pStyle w:val="Heading2"/>
        <w:bidi/>
      </w:pPr>
      <w:r w:rsidRPr="00DD3A3F">
        <w:t>Lasso Regression</w:t>
      </w:r>
    </w:p>
    <w:p w:rsidR="00237F72" w:rsidRPr="00237F72" w:rsidRDefault="00237F72" w:rsidP="00237F72">
      <w:pPr>
        <w:pStyle w:val="NormalWeb"/>
        <w:bidi/>
        <w:rPr>
          <w:rFonts w:cs="B Zar"/>
          <w:sz w:val="32"/>
          <w:szCs w:val="32"/>
          <w:rtl/>
        </w:rPr>
      </w:pPr>
      <w:r>
        <w:rPr>
          <w:rFonts w:cs="B Zar"/>
          <w:sz w:val="32"/>
          <w:szCs w:val="32"/>
        </w:rPr>
        <w:t xml:space="preserve"> </w:t>
      </w:r>
      <w:r w:rsidRPr="00237F72">
        <w:rPr>
          <w:rFonts w:cs="B Zar"/>
          <w:sz w:val="32"/>
          <w:szCs w:val="32"/>
        </w:rPr>
        <w:t xml:space="preserve">Lasso </w:t>
      </w:r>
      <w:r w:rsidRPr="00237F72">
        <w:rPr>
          <w:rFonts w:cs="B Zar"/>
          <w:sz w:val="32"/>
          <w:szCs w:val="32"/>
          <w:rtl/>
        </w:rPr>
        <w:t>از جریمه</w:t>
      </w:r>
      <w:r w:rsidRPr="00237F72">
        <w:rPr>
          <w:rFonts w:cs="B Zar"/>
          <w:sz w:val="32"/>
          <w:szCs w:val="32"/>
        </w:rPr>
        <w:t xml:space="preserve"> L1 </w:t>
      </w:r>
      <w:r w:rsidRPr="00237F72">
        <w:rPr>
          <w:rFonts w:cs="B Zar"/>
          <w:sz w:val="32"/>
          <w:szCs w:val="32"/>
          <w:rtl/>
        </w:rPr>
        <w:t>استفاده می‌کند</w:t>
      </w:r>
      <w:r w:rsidRPr="00237F72">
        <w:rPr>
          <w:rFonts w:cs="B Zar"/>
          <w:sz w:val="32"/>
          <w:szCs w:val="32"/>
        </w:rPr>
        <w:t>.</w:t>
      </w:r>
    </w:p>
    <w:p w:rsidR="00237F72" w:rsidRPr="00925E44" w:rsidRDefault="00237F72" w:rsidP="00237F72">
      <w:pPr>
        <w:pStyle w:val="NormalWeb"/>
        <w:bidi/>
        <w:rPr>
          <w:rFonts w:cs="B Zar"/>
          <w:b/>
          <w:bCs/>
          <w:sz w:val="32"/>
          <w:szCs w:val="32"/>
          <w:rtl/>
        </w:rPr>
      </w:pPr>
      <w:r w:rsidRPr="00925E44">
        <w:rPr>
          <w:rFonts w:cs="B Zar" w:hint="cs"/>
          <w:b/>
          <w:bCs/>
          <w:sz w:val="32"/>
          <w:szCs w:val="32"/>
          <w:rtl/>
        </w:rPr>
        <w:t>فرمول:</w:t>
      </w:r>
    </w:p>
    <w:p w:rsidR="00925E44" w:rsidRPr="00925E44" w:rsidRDefault="00925E44" w:rsidP="00925E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Loss=RSS+α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:rsidR="00925E44" w:rsidRPr="00925E44" w:rsidRDefault="00925E44" w:rsidP="00925E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Loss=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32"/>
              <w:szCs w:val="32"/>
            </w:rPr>
            <m:t>+α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:rsidR="00DD3A3F" w:rsidRDefault="00DD3A3F" w:rsidP="00925E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w:r w:rsidRPr="00925E44">
        <w:rPr>
          <w:rFonts w:ascii="Times New Roman" w:eastAsia="Times New Roman" w:hAnsi="Times New Roman" w:cs="B Zar"/>
          <w:sz w:val="32"/>
          <w:szCs w:val="32"/>
          <w:rtl/>
        </w:rPr>
        <w:t>برخی ضرایب را صفر می‌کند</w:t>
      </w:r>
      <w:r w:rsidRPr="00925E44">
        <w:rPr>
          <w:rFonts w:ascii="Times New Roman" w:eastAsia="Times New Roman" w:hAnsi="Times New Roman" w:cs="B Zar"/>
          <w:sz w:val="32"/>
          <w:szCs w:val="32"/>
        </w:rPr>
        <w:t>.</w:t>
      </w:r>
    </w:p>
    <w:p w:rsidR="00925E44" w:rsidRPr="008F0EC6" w:rsidRDefault="005E07D1" w:rsidP="005E07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Para>
        <m:oMath>
          <m:r>
            <w:rPr>
              <w:rFonts w:ascii="Cambria Math" w:eastAsia="Times New Roman" w:hAnsi="Cambria Math" w:cs="Cambria Math" w:hint="cs"/>
              <w:sz w:val="32"/>
              <w:szCs w:val="32"/>
              <w:rtl/>
            </w:rPr>
            <w:lastRenderedPageBreak/>
            <m:t>β</m:t>
          </m:r>
          <m:r>
            <w:rPr>
              <w:rFonts w:ascii="Cambria Math" w:eastAsia="Times New Roman" w:hAnsi="Cambria Math" w:cs="B Zar"/>
              <w:sz w:val="32"/>
              <w:szCs w:val="32"/>
            </w:rPr>
            <m:t>=[2</m:t>
          </m:r>
          <m:r>
            <w:rPr>
              <w:rFonts w:ascii="Cambria Math" w:eastAsia="Times New Roman" w:hAnsi="Cambria Math" w:cs="B Zar"/>
              <w:sz w:val="32"/>
              <w:szCs w:val="32"/>
              <w:lang w:bidi="fa-IR"/>
            </w:rPr>
            <m:t>/3.1/8.0/9.0/1.0/02</m:t>
          </m:r>
          <m:r>
            <w:rPr>
              <w:rFonts w:ascii="Cambria Math" w:eastAsia="Times New Roman" w:hAnsi="Cambria Math" w:cs="B Zar"/>
              <w:sz w:val="32"/>
              <w:szCs w:val="32"/>
            </w:rPr>
            <m:t>]</m:t>
          </m:r>
        </m:oMath>
      </m:oMathPara>
    </w:p>
    <w:p w:rsidR="008F0EC6" w:rsidRPr="008F0EC6" w:rsidRDefault="008F0EC6" w:rsidP="008F0EC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</w:rPr>
      </w:pPr>
      <m:oMathPara>
        <m:oMath>
          <m:r>
            <w:rPr>
              <w:rFonts w:ascii="Cambria Math" w:eastAsia="Times New Roman" w:hAnsi="Cambria Math" w:cs="Cambria Math" w:hint="cs"/>
              <w:sz w:val="32"/>
              <w:szCs w:val="32"/>
              <w:rtl/>
            </w:rPr>
            <m:t>β</m:t>
          </m:r>
          <m:r>
            <w:rPr>
              <w:rFonts w:ascii="Cambria Math" w:eastAsia="Times New Roman" w:hAnsi="Cambria Math" w:cs="B Zar"/>
              <w:sz w:val="32"/>
              <w:szCs w:val="32"/>
            </w:rPr>
            <m:t>=[2</m:t>
          </m:r>
          <m:r>
            <w:rPr>
              <w:rFonts w:ascii="Cambria Math" w:eastAsia="Times New Roman" w:hAnsi="Cambria Math" w:cs="B Zar"/>
              <w:sz w:val="32"/>
              <w:szCs w:val="32"/>
              <w:lang w:bidi="fa-IR"/>
            </w:rPr>
            <m:t>/1.1/6.0/7.0.0</m:t>
          </m:r>
          <m:r>
            <w:rPr>
              <w:rFonts w:ascii="Cambria Math" w:eastAsia="Times New Roman" w:hAnsi="Cambria Math" w:cs="B Zar"/>
              <w:sz w:val="32"/>
              <w:szCs w:val="32"/>
            </w:rPr>
            <m:t>]</m:t>
          </m:r>
        </m:oMath>
      </m:oMathPara>
    </w:p>
    <w:p w:rsidR="009A6715" w:rsidRPr="009A6715" w:rsidRDefault="009A6715" w:rsidP="009A6715">
      <w:pPr>
        <w:pStyle w:val="NormalWeb"/>
        <w:bidi/>
        <w:rPr>
          <w:rFonts w:cs="B Zar"/>
          <w:sz w:val="32"/>
          <w:szCs w:val="32"/>
        </w:rPr>
      </w:pPr>
      <w:r w:rsidRPr="009A6715">
        <w:rPr>
          <w:rFonts w:cs="B Zar"/>
          <w:sz w:val="32"/>
          <w:szCs w:val="32"/>
          <w:rtl/>
        </w:rPr>
        <w:t>در نتیجه برخی ویژگی‌ها حذف می‌شوند</w:t>
      </w:r>
      <w:r w:rsidRPr="009A6715">
        <w:rPr>
          <w:rFonts w:cs="B Zar"/>
          <w:sz w:val="32"/>
          <w:szCs w:val="32"/>
        </w:rPr>
        <w:t>.</w:t>
      </w:r>
    </w:p>
    <w:p w:rsidR="009A6715" w:rsidRPr="009A6715" w:rsidRDefault="009A6715" w:rsidP="009A6715">
      <w:pPr>
        <w:pStyle w:val="Heading3"/>
        <w:bidi/>
        <w:rPr>
          <w:rFonts w:cs="B Zar"/>
          <w:sz w:val="32"/>
          <w:szCs w:val="32"/>
        </w:rPr>
      </w:pPr>
      <w:r w:rsidRPr="009A6715">
        <w:rPr>
          <w:rFonts w:cs="B Zar"/>
          <w:sz w:val="32"/>
          <w:szCs w:val="32"/>
          <w:rtl/>
        </w:rPr>
        <w:t>مزایا</w:t>
      </w:r>
    </w:p>
    <w:p w:rsidR="009A6715" w:rsidRPr="009A6715" w:rsidRDefault="009A6715" w:rsidP="009A671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9A6715">
        <w:rPr>
          <w:rFonts w:cs="B Zar"/>
          <w:sz w:val="32"/>
          <w:szCs w:val="32"/>
          <w:rtl/>
        </w:rPr>
        <w:t>کاهش</w:t>
      </w:r>
      <w:r w:rsidRPr="009A6715">
        <w:rPr>
          <w:rFonts w:cs="B Zar"/>
          <w:sz w:val="32"/>
          <w:szCs w:val="32"/>
        </w:rPr>
        <w:t xml:space="preserve"> </w:t>
      </w:r>
      <w:r w:rsidRPr="009A6715">
        <w:rPr>
          <w:rFonts w:asciiTheme="majorBidi" w:hAnsiTheme="majorBidi" w:cstheme="majorBidi"/>
          <w:sz w:val="32"/>
          <w:szCs w:val="32"/>
        </w:rPr>
        <w:t>Overfitting</w:t>
      </w:r>
      <w:r w:rsidRPr="009A6715">
        <w:rPr>
          <w:rFonts w:cs="B Zar"/>
          <w:sz w:val="32"/>
          <w:szCs w:val="32"/>
        </w:rPr>
        <w:t xml:space="preserve"> </w:t>
      </w:r>
    </w:p>
    <w:p w:rsidR="009A6715" w:rsidRPr="009A6715" w:rsidRDefault="009A6715" w:rsidP="009A671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Theme="majorBidi" w:hAnsiTheme="majorBidi" w:cstheme="majorBidi"/>
          <w:sz w:val="32"/>
          <w:szCs w:val="32"/>
        </w:rPr>
      </w:pPr>
      <w:r w:rsidRPr="009A6715">
        <w:rPr>
          <w:rFonts w:asciiTheme="majorBidi" w:hAnsiTheme="majorBidi" w:cstheme="majorBidi"/>
          <w:sz w:val="32"/>
          <w:szCs w:val="32"/>
        </w:rPr>
        <w:t xml:space="preserve">Feature Selection </w:t>
      </w:r>
    </w:p>
    <w:p w:rsidR="009A6715" w:rsidRPr="009A6715" w:rsidRDefault="009A6715" w:rsidP="009A671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9A6715">
        <w:rPr>
          <w:rFonts w:cs="B Zar"/>
          <w:sz w:val="32"/>
          <w:szCs w:val="32"/>
          <w:rtl/>
        </w:rPr>
        <w:t>مدل ساده‌تر</w:t>
      </w:r>
    </w:p>
    <w:p w:rsidR="008F0EC6" w:rsidRDefault="0073761C" w:rsidP="008F0EC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sz w:val="32"/>
          <w:szCs w:val="32"/>
          <w:rtl/>
          <w:lang w:bidi="fa-IR"/>
        </w:rPr>
      </w:pPr>
      <w:r w:rsidRPr="0073761C">
        <w:rPr>
          <w:rFonts w:ascii="Times New Roman" w:eastAsia="Times New Roman" w:hAnsi="Times New Roman" w:cs="B Zar" w:hint="cs"/>
          <w:b/>
          <w:bCs/>
          <w:sz w:val="32"/>
          <w:szCs w:val="32"/>
          <w:rtl/>
          <w:lang w:bidi="fa-IR"/>
        </w:rPr>
        <w:t>کد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4AEC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A4AEC">
        <w:rPr>
          <w:rFonts w:ascii="Consolas" w:eastAsia="Times New Roman" w:hAnsi="Consolas" w:cs="Times New Roman"/>
          <w:color w:val="4EC9B0"/>
          <w:sz w:val="21"/>
          <w:szCs w:val="21"/>
        </w:rPr>
        <w:t>linear_model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4AE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4AEC">
        <w:rPr>
          <w:rFonts w:ascii="Consolas" w:eastAsia="Times New Roman" w:hAnsi="Consolas" w:cs="Times New Roman"/>
          <w:color w:val="4EC9B0"/>
          <w:sz w:val="21"/>
          <w:szCs w:val="21"/>
        </w:rPr>
        <w:t>Lasso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lasso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4AEC">
        <w:rPr>
          <w:rFonts w:ascii="Consolas" w:eastAsia="Times New Roman" w:hAnsi="Consolas" w:cs="Times New Roman"/>
          <w:color w:val="4EC9B0"/>
          <w:sz w:val="21"/>
          <w:szCs w:val="21"/>
        </w:rPr>
        <w:t>Lasso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max_iter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param_grid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4AEC">
        <w:rPr>
          <w:rFonts w:ascii="Consolas" w:eastAsia="Times New Roman" w:hAnsi="Consolas" w:cs="Times New Roman"/>
          <w:color w:val="A5D6FF"/>
          <w:sz w:val="21"/>
          <w:szCs w:val="21"/>
        </w:rPr>
        <w:t>'alpha'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3A4AEC">
        <w:rPr>
          <w:rFonts w:ascii="Consolas" w:eastAsia="Times New Roman" w:hAnsi="Consolas" w:cs="Times New Roman"/>
          <w:color w:val="B5CEA8"/>
          <w:sz w:val="21"/>
          <w:szCs w:val="21"/>
        </w:rPr>
        <w:t>0.0001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A4AEC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A4AEC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A4AE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A4AE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lasso_grid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4AEC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lasso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param_grid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cv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scoring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A5D6FF"/>
          <w:sz w:val="21"/>
          <w:szCs w:val="21"/>
        </w:rPr>
        <w:t>'neg_root_mean_squared_error'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n_jobs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3A4AE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lasso_grid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A4AEC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rtl/>
        </w:rPr>
      </w:pPr>
      <w:r w:rsidRPr="003A4AE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lasso_grid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best_params_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lasso_grid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A4AEC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D2A8FF"/>
          <w:sz w:val="21"/>
          <w:szCs w:val="21"/>
        </w:rPr>
        <w:t>mean_absolute_error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3A4A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4AE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A4AEC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A5D6FF"/>
          <w:sz w:val="21"/>
          <w:szCs w:val="21"/>
        </w:rPr>
        <w:t>"MAE : "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3A4AEC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A5D6FF"/>
          <w:sz w:val="21"/>
          <w:szCs w:val="21"/>
        </w:rPr>
        <w:t>"MSE : "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3A4AEC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4AE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4AEC">
        <w:rPr>
          <w:rFonts w:ascii="Consolas" w:eastAsia="Times New Roman" w:hAnsi="Consolas" w:cs="Times New Roman"/>
          <w:color w:val="A5D6FF"/>
          <w:sz w:val="21"/>
          <w:szCs w:val="21"/>
        </w:rPr>
        <w:t>"RMSE : "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3A4AEC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3A4A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A4AEC" w:rsidRPr="003A4AEC" w:rsidRDefault="003A4AEC" w:rsidP="003A4AEC">
      <w:pPr>
        <w:spacing w:after="0" w:line="285" w:lineRule="atLeast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3A4AEC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lastRenderedPageBreak/>
        <w:t>{'alpha': 0.1}</w:t>
      </w:r>
    </w:p>
    <w:p w:rsidR="003A4AEC" w:rsidRPr="003A4AEC" w:rsidRDefault="003A4AEC" w:rsidP="003A4AEC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3A4AEC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MAE :  0.6486056949284813</w:t>
      </w:r>
    </w:p>
    <w:p w:rsidR="003A4AEC" w:rsidRPr="003A4AEC" w:rsidRDefault="003A4AEC" w:rsidP="003A4AEC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3A4AEC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MSE :  0.68490044927317</w:t>
      </w:r>
    </w:p>
    <w:p w:rsidR="000C119E" w:rsidRPr="000C119E" w:rsidRDefault="000C119E" w:rsidP="000D536E">
      <w:pPr>
        <w:pStyle w:val="Heading2"/>
        <w:bidi/>
      </w:pPr>
      <w:r w:rsidRPr="000C119E">
        <w:t>LassoCV</w:t>
      </w:r>
    </w:p>
    <w:p w:rsidR="000C119E" w:rsidRPr="000C119E" w:rsidRDefault="000C119E" w:rsidP="000C119E">
      <w:pPr>
        <w:pStyle w:val="NormalWeb"/>
        <w:bidi/>
        <w:jc w:val="both"/>
        <w:rPr>
          <w:rFonts w:cs="B Zar"/>
          <w:sz w:val="32"/>
          <w:szCs w:val="32"/>
        </w:rPr>
      </w:pPr>
      <w:r>
        <w:rPr>
          <w:rFonts w:cs="B Zar"/>
          <w:sz w:val="32"/>
          <w:szCs w:val="32"/>
        </w:rPr>
        <w:t xml:space="preserve"> </w:t>
      </w:r>
      <w:r w:rsidRPr="000C119E">
        <w:rPr>
          <w:rFonts w:cs="B Zar"/>
          <w:sz w:val="32"/>
          <w:szCs w:val="32"/>
        </w:rPr>
        <w:t xml:space="preserve">LassoCV </w:t>
      </w:r>
      <w:r w:rsidRPr="000C119E">
        <w:rPr>
          <w:rFonts w:cs="B Zar"/>
          <w:sz w:val="32"/>
          <w:szCs w:val="32"/>
          <w:rtl/>
        </w:rPr>
        <w:t>نسخه خودکار</w:t>
      </w:r>
      <w:r w:rsidRPr="000C119E">
        <w:rPr>
          <w:rFonts w:cs="B Zar"/>
          <w:sz w:val="32"/>
          <w:szCs w:val="32"/>
        </w:rPr>
        <w:t xml:space="preserve"> Lasso </w:t>
      </w:r>
      <w:r w:rsidRPr="000C119E">
        <w:rPr>
          <w:rFonts w:cs="B Zar"/>
          <w:sz w:val="32"/>
          <w:szCs w:val="32"/>
          <w:rtl/>
        </w:rPr>
        <w:t>است</w:t>
      </w:r>
      <w:r w:rsidRPr="000C119E">
        <w:rPr>
          <w:rFonts w:cs="B Zar"/>
          <w:sz w:val="32"/>
          <w:szCs w:val="32"/>
        </w:rPr>
        <w:t>.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Pr="000C119E">
        <w:rPr>
          <w:rFonts w:cs="B Zar"/>
          <w:sz w:val="32"/>
          <w:szCs w:val="32"/>
          <w:rtl/>
        </w:rPr>
        <w:t>بهترین</w:t>
      </w:r>
      <w:r w:rsidRPr="000C119E">
        <w:rPr>
          <w:rFonts w:cs="B Zar"/>
          <w:sz w:val="32"/>
          <w:szCs w:val="32"/>
        </w:rPr>
        <w:t xml:space="preserve"> </w:t>
      </w:r>
      <w:r>
        <w:rPr>
          <w:rFonts w:cs="B Zar"/>
          <w:sz w:val="32"/>
          <w:szCs w:val="32"/>
        </w:rPr>
        <w:t>a</w:t>
      </w:r>
      <w:r w:rsidRPr="000C119E">
        <w:rPr>
          <w:rFonts w:cs="B Zar"/>
          <w:sz w:val="32"/>
          <w:szCs w:val="32"/>
        </w:rPr>
        <w:t xml:space="preserve">lpha </w:t>
      </w:r>
      <w:r w:rsidRPr="000C119E">
        <w:rPr>
          <w:rFonts w:cs="B Zar"/>
          <w:sz w:val="32"/>
          <w:szCs w:val="32"/>
          <w:rtl/>
        </w:rPr>
        <w:t>را با</w:t>
      </w:r>
      <w:r w:rsidRPr="000C119E">
        <w:rPr>
          <w:rFonts w:cs="B Zar"/>
          <w:sz w:val="32"/>
          <w:szCs w:val="32"/>
        </w:rPr>
        <w:t xml:space="preserve"> Cross Validation </w:t>
      </w:r>
      <w:r w:rsidRPr="000C119E">
        <w:rPr>
          <w:rFonts w:cs="B Zar"/>
          <w:sz w:val="32"/>
          <w:szCs w:val="32"/>
          <w:rtl/>
        </w:rPr>
        <w:t>پیدا می‌کند</w:t>
      </w:r>
      <w:r w:rsidRPr="000C119E">
        <w:rPr>
          <w:rFonts w:cs="B Zar"/>
          <w:sz w:val="32"/>
          <w:szCs w:val="32"/>
        </w:rPr>
        <w:t>.</w:t>
      </w:r>
    </w:p>
    <w:p w:rsidR="000C119E" w:rsidRDefault="000C119E" w:rsidP="000C119E">
      <w:pPr>
        <w:pStyle w:val="NormalWeb"/>
        <w:bidi/>
        <w:rPr>
          <w:rFonts w:cs="B Zar"/>
          <w:sz w:val="32"/>
          <w:szCs w:val="32"/>
        </w:rPr>
      </w:pPr>
      <w:r w:rsidRPr="000C119E">
        <w:rPr>
          <w:rFonts w:cs="B Zar"/>
          <w:sz w:val="32"/>
          <w:szCs w:val="32"/>
          <w:rtl/>
        </w:rPr>
        <w:t>مثال</w:t>
      </w:r>
      <w:r w:rsidRPr="000C119E">
        <w:rPr>
          <w:rFonts w:cs="B Zar"/>
          <w:sz w:val="32"/>
          <w:szCs w:val="32"/>
        </w:rPr>
        <w:t>:</w:t>
      </w:r>
    </w:p>
    <w:p w:rsidR="000C119E" w:rsidRPr="000C119E" w:rsidRDefault="000C119E" w:rsidP="000C119E">
      <w:pPr>
        <w:pStyle w:val="NormalWeb"/>
        <w:bidi/>
        <w:jc w:val="right"/>
        <w:rPr>
          <w:rFonts w:cs="B Zar"/>
          <w:sz w:val="32"/>
          <w:szCs w:val="32"/>
        </w:rPr>
      </w:pPr>
      <w:r w:rsidRPr="000C119E">
        <w:rPr>
          <w:rFonts w:cs="B Zar"/>
          <w:sz w:val="32"/>
          <w:szCs w:val="32"/>
        </w:rPr>
        <w:t>from sklearn.linear_model import LassoCV</w:t>
      </w:r>
    </w:p>
    <w:p w:rsidR="000C119E" w:rsidRPr="000C119E" w:rsidRDefault="000C119E" w:rsidP="000C119E">
      <w:pPr>
        <w:pStyle w:val="NormalWeb"/>
        <w:bidi/>
        <w:jc w:val="right"/>
        <w:rPr>
          <w:rFonts w:cs="B Zar"/>
          <w:sz w:val="32"/>
          <w:szCs w:val="32"/>
        </w:rPr>
      </w:pPr>
      <w:r w:rsidRPr="000C119E">
        <w:rPr>
          <w:rFonts w:cs="B Zar"/>
          <w:sz w:val="32"/>
          <w:szCs w:val="32"/>
        </w:rPr>
        <w:t>lassocv = LassoCV(</w:t>
      </w:r>
      <w:r>
        <w:rPr>
          <w:rFonts w:cs="B Zar"/>
          <w:sz w:val="32"/>
          <w:szCs w:val="32"/>
        </w:rPr>
        <w:t>cv=5)</w:t>
      </w:r>
    </w:p>
    <w:p w:rsidR="003E170F" w:rsidRPr="00925E44" w:rsidRDefault="003E170F" w:rsidP="003E17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Loss=RSS+α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:rsidR="003A4AEC" w:rsidRDefault="003E170F" w:rsidP="003E170F">
      <w:pPr>
        <w:pStyle w:val="NormalWeb"/>
        <w:bidi/>
        <w:rPr>
          <w:rFonts w:cs="B Zar"/>
          <w:sz w:val="32"/>
          <w:szCs w:val="32"/>
          <w:rtl/>
        </w:rPr>
      </w:pPr>
      <w:r w:rsidRPr="00A00682">
        <w:rPr>
          <w:rFonts w:cs="B Zar"/>
          <w:sz w:val="32"/>
          <w:szCs w:val="32"/>
          <w:rtl/>
        </w:rPr>
        <w:t>اما مقدار</w:t>
      </w:r>
      <w:r w:rsidRPr="00A00682">
        <w:rPr>
          <w:rFonts w:cs="B Zar"/>
          <w:sz w:val="32"/>
          <w:szCs w:val="32"/>
        </w:rPr>
        <w:t xml:space="preserve"> α </w:t>
      </w:r>
      <w:r w:rsidRPr="00A00682">
        <w:rPr>
          <w:rFonts w:cs="B Zar"/>
          <w:sz w:val="32"/>
          <w:szCs w:val="32"/>
          <w:rtl/>
        </w:rPr>
        <w:t>توسط</w:t>
      </w:r>
      <w:r w:rsidRPr="00A00682">
        <w:rPr>
          <w:rFonts w:cs="B Zar"/>
          <w:sz w:val="32"/>
          <w:szCs w:val="32"/>
        </w:rPr>
        <w:t xml:space="preserve"> Cross Validation </w:t>
      </w:r>
      <w:r w:rsidRPr="00A00682">
        <w:rPr>
          <w:rFonts w:cs="B Zar"/>
          <w:sz w:val="32"/>
          <w:szCs w:val="32"/>
          <w:rtl/>
        </w:rPr>
        <w:t>انتخاب می‌شود</w:t>
      </w:r>
      <w:r w:rsidR="003A4AEC">
        <w:rPr>
          <w:rFonts w:cs="B Zar" w:hint="cs"/>
          <w:sz w:val="32"/>
          <w:szCs w:val="32"/>
          <w:rtl/>
        </w:rPr>
        <w:t>.</w:t>
      </w:r>
    </w:p>
    <w:p w:rsidR="003A4AEC" w:rsidRDefault="003A4AEC" w:rsidP="003A4AEC">
      <w:pPr>
        <w:pStyle w:val="NormalWeb"/>
        <w:bidi/>
        <w:rPr>
          <w:rFonts w:cs="B Zar"/>
          <w:b/>
          <w:bCs/>
          <w:sz w:val="32"/>
          <w:szCs w:val="32"/>
          <w:rtl/>
        </w:rPr>
      </w:pPr>
      <w:r w:rsidRPr="003A4AEC">
        <w:rPr>
          <w:rFonts w:cs="B Zar" w:hint="cs"/>
          <w:b/>
          <w:bCs/>
          <w:sz w:val="32"/>
          <w:szCs w:val="32"/>
          <w:rtl/>
        </w:rPr>
        <w:t>کد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DE9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DE9">
        <w:rPr>
          <w:rFonts w:ascii="Consolas" w:eastAsia="Times New Roman" w:hAnsi="Consolas" w:cs="Times New Roman"/>
          <w:color w:val="4EC9B0"/>
          <w:sz w:val="21"/>
          <w:szCs w:val="21"/>
        </w:rPr>
        <w:t>linear_model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D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DE9">
        <w:rPr>
          <w:rFonts w:ascii="Consolas" w:eastAsia="Times New Roman" w:hAnsi="Consolas" w:cs="Times New Roman"/>
          <w:color w:val="4EC9B0"/>
          <w:sz w:val="21"/>
          <w:szCs w:val="21"/>
        </w:rPr>
        <w:t>LassoCV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lassocv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DE9">
        <w:rPr>
          <w:rFonts w:ascii="Consolas" w:eastAsia="Times New Roman" w:hAnsi="Consolas" w:cs="Times New Roman"/>
          <w:color w:val="4EC9B0"/>
          <w:sz w:val="21"/>
          <w:szCs w:val="21"/>
        </w:rPr>
        <w:t>LassoCV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alphas</w:t>
      </w:r>
      <w:r w:rsidRPr="00965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65DE9">
        <w:rPr>
          <w:rFonts w:ascii="Consolas" w:eastAsia="Times New Roman" w:hAnsi="Consolas" w:cs="Times New Roman"/>
          <w:color w:val="B5CEA8"/>
          <w:sz w:val="21"/>
          <w:szCs w:val="21"/>
        </w:rPr>
        <w:t>0.0001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65DE9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65DE9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65DE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65DE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cv</w:t>
      </w:r>
      <w:r w:rsidRPr="00965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DE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max_iter</w:t>
      </w:r>
      <w:r w:rsidRPr="00965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DE9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lassocv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DE9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lassocv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alpha_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965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elastic_grid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DE9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965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DE9">
        <w:rPr>
          <w:rFonts w:ascii="Consolas" w:eastAsia="Times New Roman" w:hAnsi="Consolas" w:cs="Times New Roman"/>
          <w:color w:val="D2A8FF"/>
          <w:sz w:val="21"/>
          <w:szCs w:val="21"/>
        </w:rPr>
        <w:t>mean_absolute_error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965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DE9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965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DE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DE9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DE9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DE9">
        <w:rPr>
          <w:rFonts w:ascii="Consolas" w:eastAsia="Times New Roman" w:hAnsi="Consolas" w:cs="Times New Roman"/>
          <w:color w:val="A5D6FF"/>
          <w:sz w:val="21"/>
          <w:szCs w:val="21"/>
        </w:rPr>
        <w:t>"MAE : "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965DE9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DE9">
        <w:rPr>
          <w:rFonts w:ascii="Consolas" w:eastAsia="Times New Roman" w:hAnsi="Consolas" w:cs="Times New Roman"/>
          <w:color w:val="A5D6FF"/>
          <w:sz w:val="21"/>
          <w:szCs w:val="21"/>
        </w:rPr>
        <w:t>"MSE : "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965DE9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DE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DE9">
        <w:rPr>
          <w:rFonts w:ascii="Consolas" w:eastAsia="Times New Roman" w:hAnsi="Consolas" w:cs="Times New Roman"/>
          <w:color w:val="A5D6FF"/>
          <w:sz w:val="21"/>
          <w:szCs w:val="21"/>
        </w:rPr>
        <w:t>"RMSE : "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965DE9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965D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65DE9" w:rsidRPr="00965DE9" w:rsidRDefault="00965DE9" w:rsidP="00965DE9">
      <w:pPr>
        <w:spacing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965DE9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lastRenderedPageBreak/>
        <w:t>0.1</w:t>
      </w:r>
    </w:p>
    <w:p w:rsidR="00965DE9" w:rsidRPr="00965DE9" w:rsidRDefault="00965DE9" w:rsidP="00965DE9">
      <w:pPr>
        <w:spacing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965DE9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MAE :  0.6405680392934411</w:t>
      </w:r>
    </w:p>
    <w:p w:rsidR="00965DE9" w:rsidRDefault="00965DE9" w:rsidP="00965DE9">
      <w:pPr>
        <w:spacing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  <w:rtl/>
        </w:rPr>
      </w:pPr>
      <w:r w:rsidRPr="00965DE9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MSE :  0.6808326326069908</w:t>
      </w:r>
    </w:p>
    <w:p w:rsidR="003A4AEC" w:rsidRPr="00965DE9" w:rsidRDefault="00965DE9" w:rsidP="00965DE9">
      <w:pPr>
        <w:spacing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  <w:rtl/>
        </w:rPr>
      </w:pPr>
      <w:r w:rsidRPr="00965DE9">
        <w:rPr>
          <w:rFonts w:asciiTheme="majorBidi" w:hAnsiTheme="majorBidi" w:cstheme="majorBidi"/>
          <w:color w:val="000000" w:themeColor="text1"/>
          <w:sz w:val="32"/>
          <w:szCs w:val="32"/>
          <w:highlight w:val="cyan"/>
        </w:rPr>
        <w:t>RMSE :  0.825125828348010</w:t>
      </w:r>
    </w:p>
    <w:p w:rsidR="00DD3A3F" w:rsidRPr="003E170F" w:rsidRDefault="00AE0608" w:rsidP="003A4AEC">
      <w:pPr>
        <w:pStyle w:val="NormalWeb"/>
        <w:bidi/>
        <w:rPr>
          <w:rFonts w:cs="B Zar"/>
          <w:sz w:val="32"/>
          <w:szCs w:val="32"/>
        </w:rPr>
      </w:pPr>
      <w:r>
        <w:pict>
          <v:rect id="_x0000_i1110" style="width:0;height:1.5pt" o:hralign="center" o:hrstd="t" o:hr="t" fillcolor="#a0a0a0" stroked="f"/>
        </w:pict>
      </w:r>
    </w:p>
    <w:p w:rsidR="00DD3A3F" w:rsidRPr="00DD3A3F" w:rsidRDefault="00DD3A3F" w:rsidP="000D536E">
      <w:pPr>
        <w:pStyle w:val="Heading2"/>
        <w:bidi/>
      </w:pPr>
      <w:r w:rsidRPr="00DD3A3F">
        <w:t>ElasticNet</w:t>
      </w:r>
    </w:p>
    <w:p w:rsidR="00FF7C2B" w:rsidRPr="00CC3C86" w:rsidRDefault="00FF7C2B" w:rsidP="00FF7C2B">
      <w:pPr>
        <w:pStyle w:val="NormalWeb"/>
        <w:bidi/>
        <w:rPr>
          <w:rFonts w:cs="B Zar"/>
          <w:sz w:val="32"/>
          <w:szCs w:val="32"/>
          <w:rtl/>
        </w:rPr>
      </w:pPr>
      <w:r w:rsidRPr="00CC3C86">
        <w:rPr>
          <w:rFonts w:cs="B Zar"/>
          <w:sz w:val="32"/>
          <w:szCs w:val="32"/>
        </w:rPr>
        <w:t>Elastic Net</w:t>
      </w:r>
      <w:r w:rsidR="00CC3C86">
        <w:rPr>
          <w:rFonts w:cs="B Zar" w:hint="cs"/>
          <w:sz w:val="32"/>
          <w:szCs w:val="32"/>
          <w:rtl/>
          <w:lang w:bidi="fa-IR"/>
        </w:rPr>
        <w:t xml:space="preserve"> </w:t>
      </w:r>
      <w:r w:rsidRPr="00CC3C86">
        <w:rPr>
          <w:rFonts w:cs="B Zar"/>
          <w:sz w:val="32"/>
          <w:szCs w:val="32"/>
        </w:rPr>
        <w:t xml:space="preserve"> </w:t>
      </w:r>
      <w:r w:rsidRPr="00CC3C86">
        <w:rPr>
          <w:rFonts w:cs="B Zar"/>
          <w:sz w:val="32"/>
          <w:szCs w:val="32"/>
          <w:rtl/>
        </w:rPr>
        <w:t>ترکیبی از</w:t>
      </w:r>
      <w:r w:rsidRPr="00CC3C86">
        <w:rPr>
          <w:rFonts w:cs="B Zar"/>
          <w:sz w:val="32"/>
          <w:szCs w:val="32"/>
        </w:rPr>
        <w:t xml:space="preserve"> Ridge </w:t>
      </w:r>
      <w:r w:rsidRPr="00CC3C86">
        <w:rPr>
          <w:rFonts w:cs="B Zar"/>
          <w:sz w:val="32"/>
          <w:szCs w:val="32"/>
          <w:rtl/>
        </w:rPr>
        <w:t>و</w:t>
      </w:r>
      <w:r w:rsidRPr="00CC3C86">
        <w:rPr>
          <w:rFonts w:cs="B Zar"/>
          <w:sz w:val="32"/>
          <w:szCs w:val="32"/>
        </w:rPr>
        <w:t xml:space="preserve"> Lasso </w:t>
      </w:r>
      <w:r w:rsidRPr="00CC3C86">
        <w:rPr>
          <w:rFonts w:cs="B Zar"/>
          <w:sz w:val="32"/>
          <w:szCs w:val="32"/>
          <w:rtl/>
        </w:rPr>
        <w:t>است</w:t>
      </w:r>
      <w:r w:rsidRPr="00CC3C86">
        <w:rPr>
          <w:rFonts w:cs="B Zar"/>
          <w:sz w:val="32"/>
          <w:szCs w:val="32"/>
        </w:rPr>
        <w:t>.</w:t>
      </w:r>
    </w:p>
    <w:p w:rsidR="00FF7C2B" w:rsidRPr="00CC3C86" w:rsidRDefault="00FF7C2B" w:rsidP="00FF7C2B">
      <w:pPr>
        <w:pStyle w:val="NormalWeb"/>
        <w:bidi/>
        <w:rPr>
          <w:rFonts w:cs="B Zar"/>
          <w:sz w:val="32"/>
          <w:szCs w:val="32"/>
          <w:rtl/>
        </w:rPr>
      </w:pPr>
      <w:r w:rsidRPr="00CC3C86">
        <w:rPr>
          <w:rFonts w:cs="B Zar" w:hint="cs"/>
          <w:sz w:val="32"/>
          <w:szCs w:val="32"/>
          <w:rtl/>
        </w:rPr>
        <w:t>فرمول:</w:t>
      </w:r>
    </w:p>
    <w:p w:rsidR="00FF7C2B" w:rsidRPr="00CC3C86" w:rsidRDefault="00FF7C2B" w:rsidP="00FF7C2B">
      <w:pPr>
        <w:pStyle w:val="NormalWeb"/>
        <w:bidi/>
        <w:rPr>
          <w:sz w:val="32"/>
          <w:szCs w:val="32"/>
          <w:rtl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Loss=RSS+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λ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bSup>
                </m:e>
              </m:nary>
            </m:e>
          </m:nary>
        </m:oMath>
      </m:oMathPara>
    </w:p>
    <w:p w:rsidR="00CC3C86" w:rsidRPr="00CC3C86" w:rsidRDefault="00CC3C86" w:rsidP="00CC3C86">
      <w:pPr>
        <w:pStyle w:val="Heading3"/>
        <w:bidi/>
        <w:rPr>
          <w:rFonts w:cs="B Zar"/>
          <w:sz w:val="32"/>
          <w:szCs w:val="32"/>
        </w:rPr>
      </w:pPr>
      <w:r w:rsidRPr="00CC3C86">
        <w:rPr>
          <w:rFonts w:cs="B Zar"/>
          <w:sz w:val="32"/>
          <w:szCs w:val="32"/>
          <w:rtl/>
        </w:rPr>
        <w:t>مزایا</w:t>
      </w:r>
    </w:p>
    <w:p w:rsidR="00CC3C86" w:rsidRPr="00CC3C86" w:rsidRDefault="00CC3C86" w:rsidP="00CC3C86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CC3C86">
        <w:rPr>
          <w:rFonts w:cs="B Zar"/>
          <w:sz w:val="32"/>
          <w:szCs w:val="32"/>
          <w:rtl/>
        </w:rPr>
        <w:t>انتخاب ویژگی مانند</w:t>
      </w:r>
      <w:r w:rsidRPr="00CC3C86">
        <w:rPr>
          <w:rFonts w:cs="B Zar"/>
          <w:sz w:val="32"/>
          <w:szCs w:val="32"/>
        </w:rPr>
        <w:t xml:space="preserve"> </w:t>
      </w:r>
      <w:r w:rsidRPr="00CC3C86">
        <w:rPr>
          <w:rFonts w:asciiTheme="majorBidi" w:hAnsiTheme="majorBidi" w:cstheme="majorBidi"/>
          <w:sz w:val="32"/>
          <w:szCs w:val="32"/>
        </w:rPr>
        <w:t>Lasso</w:t>
      </w:r>
      <w:r w:rsidRPr="00CC3C86">
        <w:rPr>
          <w:rFonts w:cs="B Zar"/>
          <w:sz w:val="32"/>
          <w:szCs w:val="32"/>
        </w:rPr>
        <w:t xml:space="preserve"> </w:t>
      </w:r>
    </w:p>
    <w:p w:rsidR="00CC3C86" w:rsidRPr="00CC3C86" w:rsidRDefault="00CC3C86" w:rsidP="00CC3C86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CC3C86">
        <w:rPr>
          <w:rFonts w:cs="B Zar"/>
          <w:sz w:val="32"/>
          <w:szCs w:val="32"/>
          <w:rtl/>
        </w:rPr>
        <w:t>پایداری مانند</w:t>
      </w:r>
      <w:r w:rsidRPr="00CC3C86">
        <w:rPr>
          <w:rFonts w:cs="B Zar"/>
          <w:sz w:val="32"/>
          <w:szCs w:val="32"/>
        </w:rPr>
        <w:t xml:space="preserve"> </w:t>
      </w:r>
      <w:r w:rsidRPr="00CC3C86">
        <w:rPr>
          <w:rFonts w:asciiTheme="majorBidi" w:hAnsiTheme="majorBidi" w:cstheme="majorBidi"/>
          <w:sz w:val="32"/>
          <w:szCs w:val="32"/>
        </w:rPr>
        <w:t>Ridge</w:t>
      </w:r>
      <w:r w:rsidRPr="00CC3C86">
        <w:rPr>
          <w:rFonts w:cs="B Zar"/>
          <w:sz w:val="32"/>
          <w:szCs w:val="32"/>
        </w:rPr>
        <w:t xml:space="preserve"> </w:t>
      </w:r>
    </w:p>
    <w:p w:rsidR="00CC3C86" w:rsidRPr="00CC3C86" w:rsidRDefault="00CC3C86" w:rsidP="00CC3C86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CC3C86">
        <w:rPr>
          <w:rFonts w:cs="B Zar"/>
          <w:sz w:val="32"/>
          <w:szCs w:val="32"/>
          <w:rtl/>
        </w:rPr>
        <w:t xml:space="preserve">مناسب برای داده‌های دارای ویژگی‌های زیاد </w:t>
      </w:r>
    </w:p>
    <w:p w:rsidR="00CC3C86" w:rsidRPr="00CC3C86" w:rsidRDefault="00CC3C86" w:rsidP="00CC3C86">
      <w:pPr>
        <w:pStyle w:val="Heading3"/>
        <w:bidi/>
        <w:rPr>
          <w:rFonts w:cs="B Zar"/>
          <w:sz w:val="32"/>
          <w:szCs w:val="32"/>
        </w:rPr>
      </w:pPr>
      <w:r w:rsidRPr="00CC3C86">
        <w:rPr>
          <w:rFonts w:cs="B Zar"/>
          <w:sz w:val="32"/>
          <w:szCs w:val="32"/>
          <w:rtl/>
        </w:rPr>
        <w:t>زمانی استفاده می‌شود که</w:t>
      </w:r>
    </w:p>
    <w:p w:rsidR="00CC3C86" w:rsidRPr="00CC3C86" w:rsidRDefault="00CC3C86" w:rsidP="00CC3C8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CC3C86">
        <w:rPr>
          <w:rFonts w:cs="B Zar"/>
          <w:sz w:val="32"/>
          <w:szCs w:val="32"/>
          <w:rtl/>
        </w:rPr>
        <w:t>تعداد ویژگی‌ها زیاد باشد</w:t>
      </w:r>
      <w:r>
        <w:rPr>
          <w:rFonts w:cs="B Zar" w:hint="cs"/>
          <w:sz w:val="32"/>
          <w:szCs w:val="32"/>
          <w:rtl/>
        </w:rPr>
        <w:t>.</w:t>
      </w:r>
    </w:p>
    <w:p w:rsidR="00CC3C86" w:rsidRPr="00CC3C86" w:rsidRDefault="00CC3C86" w:rsidP="00CC3C8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cs="B Zar"/>
          <w:sz w:val="32"/>
          <w:szCs w:val="32"/>
        </w:rPr>
      </w:pPr>
      <w:r w:rsidRPr="00CC3C86">
        <w:rPr>
          <w:rFonts w:cs="B Zar"/>
          <w:sz w:val="32"/>
          <w:szCs w:val="32"/>
          <w:rtl/>
        </w:rPr>
        <w:t>ویژگی‌ها با یکدیگر همبستگی بالا داشته باشند</w:t>
      </w:r>
      <w:r w:rsidRPr="00CC3C86">
        <w:rPr>
          <w:rFonts w:cs="B Zar"/>
          <w:sz w:val="32"/>
          <w:szCs w:val="32"/>
        </w:rPr>
        <w:t>.</w:t>
      </w:r>
    </w:p>
    <w:p w:rsidR="00CC3C86" w:rsidRDefault="00161DD7" w:rsidP="00CC3C86">
      <w:pPr>
        <w:pStyle w:val="NormalWeb"/>
        <w:bidi/>
        <w:rPr>
          <w:rFonts w:cs="B Zar"/>
          <w:b/>
          <w:bCs/>
          <w:sz w:val="32"/>
          <w:szCs w:val="32"/>
          <w:rtl/>
        </w:rPr>
      </w:pPr>
      <w:r w:rsidRPr="00161DD7">
        <w:rPr>
          <w:rFonts w:cs="B Zar" w:hint="cs"/>
          <w:b/>
          <w:bCs/>
          <w:sz w:val="32"/>
          <w:szCs w:val="32"/>
          <w:rtl/>
        </w:rPr>
        <w:t>کد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1DD7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1DD7">
        <w:rPr>
          <w:rFonts w:ascii="Consolas" w:eastAsia="Times New Roman" w:hAnsi="Consolas" w:cs="Times New Roman"/>
          <w:color w:val="4EC9B0"/>
          <w:sz w:val="21"/>
          <w:szCs w:val="21"/>
        </w:rPr>
        <w:t>linear_model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1DD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1DD7">
        <w:rPr>
          <w:rFonts w:ascii="Consolas" w:eastAsia="Times New Roman" w:hAnsi="Consolas" w:cs="Times New Roman"/>
          <w:color w:val="4EC9B0"/>
          <w:sz w:val="21"/>
          <w:szCs w:val="21"/>
        </w:rPr>
        <w:t>ElasticNet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elastic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1DD7">
        <w:rPr>
          <w:rFonts w:ascii="Consolas" w:eastAsia="Times New Roman" w:hAnsi="Consolas" w:cs="Times New Roman"/>
          <w:color w:val="4EC9B0"/>
          <w:sz w:val="21"/>
          <w:szCs w:val="21"/>
        </w:rPr>
        <w:t>ElasticNet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max_iter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param_grid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61DD7">
        <w:rPr>
          <w:rFonts w:ascii="Consolas" w:eastAsia="Times New Roman" w:hAnsi="Consolas" w:cs="Times New Roman"/>
          <w:color w:val="A5D6FF"/>
          <w:sz w:val="21"/>
          <w:szCs w:val="21"/>
        </w:rPr>
        <w:t>'alpha'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0.0001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161DD7">
        <w:rPr>
          <w:rFonts w:ascii="Consolas" w:eastAsia="Times New Roman" w:hAnsi="Consolas" w:cs="Times New Roman"/>
          <w:color w:val="A5D6FF"/>
          <w:sz w:val="21"/>
          <w:szCs w:val="21"/>
        </w:rPr>
        <w:t>'l1_ratio'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elastic_grid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61DD7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elastic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param_grid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cv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scoring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A5D6FF"/>
          <w:sz w:val="21"/>
          <w:szCs w:val="21"/>
        </w:rPr>
        <w:t>'neg_root_mean_squared_error'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n_jobs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161DD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elastic_grid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1DD7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poly_features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y_train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elastic_grid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best_params_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Default="00161DD7" w:rsidP="00161DD7">
      <w:pPr>
        <w:spacing w:after="0" w:line="285" w:lineRule="atLeast"/>
        <w:rPr>
          <w:rFonts w:asciiTheme="majorBidi" w:eastAsia="Times New Roman" w:hAnsiTheme="majorBidi" w:cstheme="majorBidi"/>
          <w:color w:val="000000" w:themeColor="text1"/>
          <w:sz w:val="32"/>
          <w:szCs w:val="32"/>
          <w:rtl/>
        </w:rPr>
      </w:pPr>
      <w:r w:rsidRPr="00161DD7">
        <w:rPr>
          <w:rFonts w:asciiTheme="majorBidi" w:eastAsia="Times New Roman" w:hAnsiTheme="majorBidi" w:cstheme="majorBidi"/>
          <w:color w:val="000000" w:themeColor="text1"/>
          <w:sz w:val="32"/>
          <w:szCs w:val="32"/>
        </w:rPr>
        <w:t>{'alpha': 0.1, 'l1_ratio': 0.9}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elastic_grid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1DD7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x_test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D2A8FF"/>
          <w:sz w:val="21"/>
          <w:szCs w:val="21"/>
        </w:rPr>
        <w:t>mean_absolute_error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D2A8FF"/>
          <w:sz w:val="21"/>
          <w:szCs w:val="21"/>
        </w:rPr>
        <w:t>mean_squared_error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y_test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y_pred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161D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1DD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61DD7">
        <w:rPr>
          <w:rFonts w:ascii="Consolas" w:eastAsia="Times New Roman" w:hAnsi="Consolas" w:cs="Times New Roman"/>
          <w:color w:val="FFA657"/>
          <w:sz w:val="21"/>
          <w:szCs w:val="21"/>
        </w:rPr>
        <w:t>sqrt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A5D6FF"/>
          <w:sz w:val="21"/>
          <w:szCs w:val="21"/>
        </w:rPr>
        <w:t>"MAE : "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161DD7">
        <w:rPr>
          <w:rFonts w:ascii="Consolas" w:eastAsia="Times New Roman" w:hAnsi="Consolas" w:cs="Times New Roman"/>
          <w:color w:val="79C0FF"/>
          <w:sz w:val="21"/>
          <w:szCs w:val="21"/>
        </w:rPr>
        <w:t>MAE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A5D6FF"/>
          <w:sz w:val="21"/>
          <w:szCs w:val="21"/>
        </w:rPr>
        <w:t>"MSE : "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161DD7">
        <w:rPr>
          <w:rFonts w:ascii="Consolas" w:eastAsia="Times New Roman" w:hAnsi="Consolas" w:cs="Times New Roman"/>
          <w:color w:val="79C0FF"/>
          <w:sz w:val="21"/>
          <w:szCs w:val="21"/>
        </w:rPr>
        <w:t>MSE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61DD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61DD7">
        <w:rPr>
          <w:rFonts w:ascii="Consolas" w:eastAsia="Times New Roman" w:hAnsi="Consolas" w:cs="Times New Roman"/>
          <w:color w:val="A5D6FF"/>
          <w:sz w:val="21"/>
          <w:szCs w:val="21"/>
        </w:rPr>
        <w:t>"RMSE : "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161DD7">
        <w:rPr>
          <w:rFonts w:ascii="Consolas" w:eastAsia="Times New Roman" w:hAnsi="Consolas" w:cs="Times New Roman"/>
          <w:color w:val="79C0FF"/>
          <w:sz w:val="21"/>
          <w:szCs w:val="21"/>
        </w:rPr>
        <w:t>RMSE</w:t>
      </w:r>
      <w:r w:rsidRPr="00161DD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61DD7" w:rsidRPr="00161DD7" w:rsidRDefault="00161DD7" w:rsidP="00161DD7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161DD7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MAE :  0.6405680392934411</w:t>
      </w:r>
    </w:p>
    <w:p w:rsidR="00161DD7" w:rsidRPr="00161DD7" w:rsidRDefault="00161DD7" w:rsidP="00161DD7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  <w:r w:rsidRPr="00161DD7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MSE :  0.6808326326069908</w:t>
      </w:r>
    </w:p>
    <w:p w:rsidR="00161DD7" w:rsidRPr="00A52795" w:rsidRDefault="00161DD7" w:rsidP="00A52795">
      <w:pPr>
        <w:spacing w:after="0" w:line="285" w:lineRule="atLeast"/>
        <w:rPr>
          <w:rFonts w:asciiTheme="majorBidi" w:eastAsia="Times New Roman" w:hAnsiTheme="majorBidi" w:cstheme="majorBidi"/>
          <w:color w:val="000000" w:themeColor="text1"/>
          <w:sz w:val="32"/>
          <w:szCs w:val="32"/>
        </w:rPr>
      </w:pPr>
      <w:r w:rsidRPr="00161DD7"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  <w:t>RMSE :  0.8251258283480106</w:t>
      </w:r>
    </w:p>
    <w:p w:rsidR="00DD3A3F" w:rsidRPr="00DD3A3F" w:rsidRDefault="00AE0608" w:rsidP="00DD3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DD3A3F" w:rsidRPr="00DD3A3F" w:rsidRDefault="00DD3A3F" w:rsidP="000D536E">
      <w:pPr>
        <w:pStyle w:val="Heading1"/>
        <w:bidi/>
      </w:pPr>
      <w:r w:rsidRPr="00DD3A3F">
        <w:t>Evaluation and Conclusion</w:t>
      </w:r>
    </w:p>
    <w:p w:rsidR="00DD3A3F" w:rsidRPr="000D536E" w:rsidRDefault="009E38D3" w:rsidP="000D536E">
      <w:pPr>
        <w:pStyle w:val="Heading2"/>
        <w:bidi/>
        <w:rPr>
          <w:rFonts w:cs="B Zar"/>
        </w:rPr>
      </w:pPr>
      <w:r>
        <w:rPr>
          <w:rFonts w:cs="B Zar"/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6B701B1E" wp14:editId="46CD4EED">
            <wp:simplePos x="0" y="0"/>
            <wp:positionH relativeFrom="margin">
              <wp:posOffset>428625</wp:posOffset>
            </wp:positionH>
            <wp:positionV relativeFrom="paragraph">
              <wp:posOffset>422275</wp:posOffset>
            </wp:positionV>
            <wp:extent cx="5381625" cy="3038475"/>
            <wp:effectExtent l="0" t="38100" r="0" b="47625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A3F" w:rsidRPr="000D536E">
        <w:rPr>
          <w:rFonts w:cs="B Zar"/>
          <w:rtl/>
        </w:rPr>
        <w:t>معیارهای ارزیابی</w:t>
      </w:r>
      <w:r w:rsidR="000D536E" w:rsidRPr="000D536E">
        <w:rPr>
          <w:rFonts w:cs="B Zar" w:hint="cs"/>
          <w:rtl/>
        </w:rPr>
        <w:t xml:space="preserve"> خطا</w:t>
      </w:r>
    </w:p>
    <w:p w:rsidR="00074715" w:rsidRDefault="00074715" w:rsidP="000747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9E38D3" w:rsidRDefault="009E38D3" w:rsidP="009E38D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6C033E" w:rsidRDefault="006C033E" w:rsidP="006C03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32"/>
          <w:szCs w:val="32"/>
          <w:rtl/>
        </w:rPr>
      </w:pPr>
    </w:p>
    <w:p w:rsidR="009E38D3" w:rsidRPr="000D536E" w:rsidRDefault="009E38D3" w:rsidP="009E38D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 w:hint="cs"/>
          <w:sz w:val="32"/>
          <w:szCs w:val="32"/>
          <w:rtl/>
          <w:lang w:bidi="fa-IR"/>
        </w:rPr>
      </w:pPr>
    </w:p>
    <w:p w:rsidR="00DD3A3F" w:rsidRPr="00DD3A3F" w:rsidRDefault="00DD3A3F" w:rsidP="000D536E">
      <w:pPr>
        <w:pStyle w:val="Heading1"/>
        <w:bidi/>
        <w:rPr>
          <w:rFonts w:hint="cs"/>
          <w:lang w:bidi="fa-IR"/>
        </w:rPr>
      </w:pPr>
      <w:r w:rsidRPr="00DD3A3F">
        <w:rPr>
          <w:rtl/>
        </w:rPr>
        <w:lastRenderedPageBreak/>
        <w:t>نتیجه‌گیری نهایی</w:t>
      </w:r>
    </w:p>
    <w:p w:rsidR="000D536E" w:rsidRDefault="000D536E" w:rsidP="000D536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GridTable5Dark-Accent4"/>
        <w:bidiVisual/>
        <w:tblW w:w="8948" w:type="dxa"/>
        <w:tblLook w:val="04A0" w:firstRow="1" w:lastRow="0" w:firstColumn="1" w:lastColumn="0" w:noHBand="0" w:noVBand="1"/>
      </w:tblPr>
      <w:tblGrid>
        <w:gridCol w:w="1953"/>
        <w:gridCol w:w="1891"/>
        <w:gridCol w:w="1849"/>
        <w:gridCol w:w="3255"/>
      </w:tblGrid>
      <w:tr w:rsidR="00F54FB7" w:rsidRPr="00CE103A" w:rsidTr="006504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:rsidR="00A46C79" w:rsidRPr="00CE103A" w:rsidRDefault="00A46C79" w:rsidP="00D81A17">
            <w:pPr>
              <w:bidi/>
              <w:ind w:left="360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RMSE</w:t>
            </w:r>
          </w:p>
          <w:p w:rsidR="00A46C79" w:rsidRPr="00CE103A" w:rsidRDefault="00A46C79" w:rsidP="00DD3A3F">
            <w:pPr>
              <w:bidi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</w:p>
        </w:tc>
        <w:tc>
          <w:tcPr>
            <w:tcW w:w="1891" w:type="dxa"/>
          </w:tcPr>
          <w:p w:rsidR="00A46C79" w:rsidRPr="00CE103A" w:rsidRDefault="00A46C79" w:rsidP="00D81A17">
            <w:pPr>
              <w:bidi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MSE</w:t>
            </w:r>
          </w:p>
          <w:p w:rsidR="00A46C79" w:rsidRPr="00CE103A" w:rsidRDefault="00A46C79" w:rsidP="00DD3A3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</w:p>
        </w:tc>
        <w:tc>
          <w:tcPr>
            <w:tcW w:w="1849" w:type="dxa"/>
          </w:tcPr>
          <w:p w:rsidR="00A46C79" w:rsidRPr="00CE103A" w:rsidRDefault="00A46C79" w:rsidP="00D81A17">
            <w:pPr>
              <w:bidi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MAE</w:t>
            </w:r>
          </w:p>
          <w:p w:rsidR="00A46C79" w:rsidRPr="00CE103A" w:rsidRDefault="00A46C79" w:rsidP="00DD3A3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</w:p>
        </w:tc>
        <w:tc>
          <w:tcPr>
            <w:tcW w:w="3255" w:type="dxa"/>
          </w:tcPr>
          <w:p w:rsidR="00A46C79" w:rsidRPr="00CE103A" w:rsidRDefault="00A46C79" w:rsidP="005873B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sz w:val="36"/>
                <w:szCs w:val="36"/>
                <w:rtl/>
              </w:rPr>
            </w:pPr>
            <w:r w:rsidRPr="00CE103A">
              <w:rPr>
                <w:rFonts w:ascii="Times New Roman" w:eastAsia="Times New Roman" w:hAnsi="Times New Roman" w:cs="B Zar" w:hint="cs"/>
                <w:sz w:val="36"/>
                <w:szCs w:val="36"/>
                <w:rtl/>
              </w:rPr>
              <w:t>مدل‌ها</w:t>
            </w:r>
          </w:p>
        </w:tc>
      </w:tr>
      <w:tr w:rsidR="00F54FB7" w:rsidRPr="00CE103A" w:rsidTr="00650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:rsidR="00A46C79" w:rsidRPr="00CE103A" w:rsidRDefault="00A46C79" w:rsidP="00F54FB7">
            <w:pPr>
              <w:pStyle w:val="BodyText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0.817</w:t>
            </w:r>
          </w:p>
          <w:p w:rsidR="00A46C79" w:rsidRPr="00CE103A" w:rsidRDefault="00A46C79" w:rsidP="00F54FB7">
            <w:pPr>
              <w:bidi/>
              <w:jc w:val="center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891" w:type="dxa"/>
          </w:tcPr>
          <w:p w:rsidR="00A46C79" w:rsidRPr="00CE103A" w:rsidRDefault="00A46C79" w:rsidP="00F54F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0.668</w:t>
            </w:r>
          </w:p>
          <w:p w:rsidR="00A46C79" w:rsidRPr="00CE103A" w:rsidRDefault="00A46C79" w:rsidP="00F54F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849" w:type="dxa"/>
          </w:tcPr>
          <w:p w:rsidR="00A46C79" w:rsidRPr="00CE103A" w:rsidRDefault="00A46C79" w:rsidP="00F54F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0.649</w:t>
            </w:r>
          </w:p>
        </w:tc>
        <w:tc>
          <w:tcPr>
            <w:tcW w:w="3255" w:type="dxa"/>
          </w:tcPr>
          <w:p w:rsidR="00A46C79" w:rsidRPr="00CE103A" w:rsidRDefault="00A46C79" w:rsidP="005873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Linear Regression</w:t>
            </w:r>
          </w:p>
        </w:tc>
      </w:tr>
      <w:tr w:rsidR="00F54FB7" w:rsidRPr="00CE103A" w:rsidTr="00650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:rsidR="00A46C79" w:rsidRPr="00CE103A" w:rsidRDefault="00A46C79" w:rsidP="00F54FB7">
            <w:pPr>
              <w:bidi/>
              <w:jc w:val="center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hAnsiTheme="majorBidi" w:cstheme="majorBidi"/>
                <w:color w:val="000000" w:themeColor="text1"/>
                <w:sz w:val="36"/>
                <w:szCs w:val="36"/>
              </w:rPr>
              <w:t>0.857</w:t>
            </w:r>
          </w:p>
        </w:tc>
        <w:tc>
          <w:tcPr>
            <w:tcW w:w="1891" w:type="dxa"/>
          </w:tcPr>
          <w:p w:rsidR="00A46C79" w:rsidRPr="00CE103A" w:rsidRDefault="00A46C79" w:rsidP="00F54F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0.735</w:t>
            </w:r>
          </w:p>
        </w:tc>
        <w:tc>
          <w:tcPr>
            <w:tcW w:w="1849" w:type="dxa"/>
          </w:tcPr>
          <w:p w:rsidR="00A46C79" w:rsidRPr="00CE103A" w:rsidRDefault="00A46C79" w:rsidP="00F54F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0.674</w:t>
            </w:r>
          </w:p>
          <w:p w:rsidR="00A46C79" w:rsidRPr="00CE103A" w:rsidRDefault="00A46C79" w:rsidP="00F54F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3255" w:type="dxa"/>
          </w:tcPr>
          <w:p w:rsidR="00A46C79" w:rsidRPr="00CE103A" w:rsidRDefault="00A46C79" w:rsidP="005873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SVR</w:t>
            </w:r>
          </w:p>
        </w:tc>
      </w:tr>
      <w:tr w:rsidR="00F54FB7" w:rsidRPr="00CE103A" w:rsidTr="00650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:rsidR="00A46C79" w:rsidRPr="00CE103A" w:rsidRDefault="00A46C79" w:rsidP="00F54FB7">
            <w:pPr>
              <w:bidi/>
              <w:jc w:val="center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1.017</w:t>
            </w:r>
          </w:p>
        </w:tc>
        <w:tc>
          <w:tcPr>
            <w:tcW w:w="1891" w:type="dxa"/>
          </w:tcPr>
          <w:p w:rsidR="00A46C79" w:rsidRPr="00CE103A" w:rsidRDefault="00A46C79" w:rsidP="00F54F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0.801</w:t>
            </w:r>
          </w:p>
          <w:p w:rsidR="00A46C79" w:rsidRPr="00CE103A" w:rsidRDefault="00A46C79" w:rsidP="00F54F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849" w:type="dxa"/>
          </w:tcPr>
          <w:p w:rsidR="00A46C79" w:rsidRPr="00CE103A" w:rsidRDefault="00A46C79" w:rsidP="00F54F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0.801</w:t>
            </w:r>
          </w:p>
          <w:p w:rsidR="00A46C79" w:rsidRPr="00CE103A" w:rsidRDefault="00A46C79" w:rsidP="00F54F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3255" w:type="dxa"/>
          </w:tcPr>
          <w:p w:rsidR="00A46C79" w:rsidRPr="00CE103A" w:rsidRDefault="00A46C79" w:rsidP="005873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Decision Tree</w:t>
            </w:r>
          </w:p>
        </w:tc>
      </w:tr>
      <w:tr w:rsidR="00F54FB7" w:rsidRPr="00CE103A" w:rsidTr="00650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:rsidR="00A46C79" w:rsidRPr="00CE103A" w:rsidRDefault="006504E9" w:rsidP="006504E9">
            <w:pPr>
              <w:bidi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0.82</w:t>
            </w:r>
          </w:p>
        </w:tc>
        <w:tc>
          <w:tcPr>
            <w:tcW w:w="1891" w:type="dxa"/>
          </w:tcPr>
          <w:p w:rsidR="00A46C79" w:rsidRPr="00CE103A" w:rsidRDefault="00F54FB7" w:rsidP="00F54F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0.684</w:t>
            </w:r>
          </w:p>
        </w:tc>
        <w:tc>
          <w:tcPr>
            <w:tcW w:w="1849" w:type="dxa"/>
          </w:tcPr>
          <w:p w:rsidR="00A46C79" w:rsidRPr="00CE103A" w:rsidRDefault="00F54FB7" w:rsidP="00F54F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0.64</w:t>
            </w:r>
          </w:p>
        </w:tc>
        <w:tc>
          <w:tcPr>
            <w:tcW w:w="3255" w:type="dxa"/>
          </w:tcPr>
          <w:p w:rsidR="00A46C79" w:rsidRPr="00CE103A" w:rsidRDefault="00A46C79" w:rsidP="005873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Lasso</w:t>
            </w:r>
          </w:p>
        </w:tc>
      </w:tr>
      <w:tr w:rsidR="00F54FB7" w:rsidRPr="00CE103A" w:rsidTr="00650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:rsidR="0035718C" w:rsidRPr="00CE103A" w:rsidRDefault="0035718C" w:rsidP="00F54FB7">
            <w:pPr>
              <w:jc w:val="center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hAnsiTheme="majorBidi" w:cstheme="majorBidi"/>
                <w:color w:val="000000" w:themeColor="text1"/>
                <w:sz w:val="36"/>
                <w:szCs w:val="36"/>
              </w:rPr>
              <w:t>0.903</w:t>
            </w:r>
          </w:p>
        </w:tc>
        <w:tc>
          <w:tcPr>
            <w:tcW w:w="1891" w:type="dxa"/>
          </w:tcPr>
          <w:p w:rsidR="0035718C" w:rsidRPr="00CE103A" w:rsidRDefault="0035718C" w:rsidP="00F54F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0.815</w:t>
            </w:r>
          </w:p>
        </w:tc>
        <w:tc>
          <w:tcPr>
            <w:tcW w:w="1849" w:type="dxa"/>
          </w:tcPr>
          <w:p w:rsidR="0035718C" w:rsidRPr="00CE103A" w:rsidRDefault="0035718C" w:rsidP="00F54F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0.699</w:t>
            </w:r>
          </w:p>
        </w:tc>
        <w:tc>
          <w:tcPr>
            <w:tcW w:w="3255" w:type="dxa"/>
          </w:tcPr>
          <w:p w:rsidR="0035718C" w:rsidRPr="00CE103A" w:rsidRDefault="0035718C" w:rsidP="003571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Ridge</w:t>
            </w:r>
          </w:p>
        </w:tc>
      </w:tr>
      <w:tr w:rsidR="00F54FB7" w:rsidRPr="00CE103A" w:rsidTr="00650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:rsidR="00A46C79" w:rsidRPr="00CE103A" w:rsidRDefault="00F54FB7" w:rsidP="00F54FB7">
            <w:pPr>
              <w:bidi/>
              <w:jc w:val="center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hAnsiTheme="majorBidi" w:cstheme="majorBidi"/>
                <w:color w:val="000000" w:themeColor="text1"/>
                <w:sz w:val="36"/>
                <w:szCs w:val="36"/>
              </w:rPr>
              <w:t>0.825</w:t>
            </w:r>
          </w:p>
        </w:tc>
        <w:tc>
          <w:tcPr>
            <w:tcW w:w="1891" w:type="dxa"/>
          </w:tcPr>
          <w:p w:rsidR="00A46C79" w:rsidRPr="00CE103A" w:rsidRDefault="00F54FB7" w:rsidP="00F54F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0.680</w:t>
            </w:r>
          </w:p>
        </w:tc>
        <w:tc>
          <w:tcPr>
            <w:tcW w:w="1849" w:type="dxa"/>
          </w:tcPr>
          <w:p w:rsidR="00A46C79" w:rsidRPr="00CE103A" w:rsidRDefault="00F54FB7" w:rsidP="00F54F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0.640</w:t>
            </w:r>
          </w:p>
        </w:tc>
        <w:tc>
          <w:tcPr>
            <w:tcW w:w="3255" w:type="dxa"/>
          </w:tcPr>
          <w:p w:rsidR="00A46C79" w:rsidRPr="00CE103A" w:rsidRDefault="00A46C79" w:rsidP="005873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LassoCV</w:t>
            </w:r>
          </w:p>
        </w:tc>
      </w:tr>
      <w:tr w:rsidR="00F54FB7" w:rsidRPr="00CE103A" w:rsidTr="00650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:rsidR="00A46C79" w:rsidRPr="00CE103A" w:rsidRDefault="00F54FB7" w:rsidP="00F54FB7">
            <w:pPr>
              <w:bidi/>
              <w:jc w:val="center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hAnsiTheme="majorBidi" w:cstheme="majorBidi"/>
                <w:color w:val="000000" w:themeColor="text1"/>
                <w:sz w:val="36"/>
                <w:szCs w:val="36"/>
              </w:rPr>
              <w:t>0.825</w:t>
            </w:r>
          </w:p>
        </w:tc>
        <w:tc>
          <w:tcPr>
            <w:tcW w:w="1891" w:type="dxa"/>
          </w:tcPr>
          <w:p w:rsidR="00A46C79" w:rsidRPr="00CE103A" w:rsidRDefault="00F54FB7" w:rsidP="00F54F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0.680</w:t>
            </w:r>
          </w:p>
        </w:tc>
        <w:tc>
          <w:tcPr>
            <w:tcW w:w="1849" w:type="dxa"/>
          </w:tcPr>
          <w:p w:rsidR="00A46C79" w:rsidRPr="00CE103A" w:rsidRDefault="00F54FB7" w:rsidP="00F54F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0.640</w:t>
            </w:r>
          </w:p>
        </w:tc>
        <w:tc>
          <w:tcPr>
            <w:tcW w:w="3255" w:type="dxa"/>
          </w:tcPr>
          <w:p w:rsidR="00A46C79" w:rsidRPr="00CE103A" w:rsidRDefault="00A46C79" w:rsidP="005873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RidgeCV</w:t>
            </w:r>
          </w:p>
        </w:tc>
      </w:tr>
      <w:tr w:rsidR="00F54FB7" w:rsidRPr="00CE103A" w:rsidTr="00650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:rsidR="00A46C79" w:rsidRPr="00CE103A" w:rsidRDefault="00F54FB7" w:rsidP="00F54FB7">
            <w:pPr>
              <w:bidi/>
              <w:jc w:val="center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0.825</w:t>
            </w:r>
          </w:p>
        </w:tc>
        <w:tc>
          <w:tcPr>
            <w:tcW w:w="1891" w:type="dxa"/>
          </w:tcPr>
          <w:p w:rsidR="00A46C79" w:rsidRPr="00CE103A" w:rsidRDefault="00F54FB7" w:rsidP="00F54F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0.680</w:t>
            </w:r>
          </w:p>
        </w:tc>
        <w:tc>
          <w:tcPr>
            <w:tcW w:w="1849" w:type="dxa"/>
          </w:tcPr>
          <w:p w:rsidR="00A46C79" w:rsidRPr="00CE103A" w:rsidRDefault="00F54FB7" w:rsidP="00F54F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36"/>
                <w:szCs w:val="36"/>
                <w:rtl/>
              </w:rPr>
            </w:pPr>
            <w:r w:rsidRPr="00CE103A">
              <w:rPr>
                <w:rFonts w:asciiTheme="majorBidi" w:eastAsia="Times New Roman" w:hAnsiTheme="majorBidi" w:cstheme="majorBidi"/>
                <w:color w:val="000000" w:themeColor="text1"/>
                <w:sz w:val="36"/>
                <w:szCs w:val="36"/>
              </w:rPr>
              <w:t>0.640</w:t>
            </w:r>
          </w:p>
        </w:tc>
        <w:tc>
          <w:tcPr>
            <w:tcW w:w="3255" w:type="dxa"/>
          </w:tcPr>
          <w:p w:rsidR="00A46C79" w:rsidRPr="00CE103A" w:rsidRDefault="00A46C79" w:rsidP="005873B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CE103A">
              <w:rPr>
                <w:rFonts w:ascii="Times New Roman" w:eastAsia="Times New Roman" w:hAnsi="Times New Roman" w:cs="Times New Roman"/>
                <w:sz w:val="36"/>
                <w:szCs w:val="36"/>
              </w:rPr>
              <w:t>Elastic Net</w:t>
            </w:r>
          </w:p>
        </w:tc>
      </w:tr>
    </w:tbl>
    <w:p w:rsidR="00F54FB7" w:rsidRDefault="00F54FB7" w:rsidP="00DD3A3F">
      <w:pPr>
        <w:bidi/>
        <w:rPr>
          <w:rtl/>
          <w:lang w:bidi="fa-IR"/>
        </w:rPr>
      </w:pPr>
    </w:p>
    <w:p w:rsidR="00F54FB7" w:rsidRDefault="00F54FB7" w:rsidP="00F54FB7">
      <w:pPr>
        <w:bidi/>
        <w:rPr>
          <w:rtl/>
          <w:lang w:bidi="fa-IR"/>
        </w:rPr>
      </w:pPr>
      <w:bookmarkStart w:id="6" w:name="_GoBack"/>
      <w:bookmarkEnd w:id="6"/>
    </w:p>
    <w:p w:rsidR="00F54FB7" w:rsidRPr="003A4AEC" w:rsidRDefault="00F54FB7" w:rsidP="006504E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32"/>
          <w:szCs w:val="32"/>
          <w:highlight w:val="cyan"/>
        </w:rPr>
      </w:pPr>
    </w:p>
    <w:p w:rsidR="00AF5EE1" w:rsidRPr="00F54FB7" w:rsidRDefault="00AF5EE1" w:rsidP="00F54FB7">
      <w:pPr>
        <w:tabs>
          <w:tab w:val="left" w:pos="5280"/>
        </w:tabs>
        <w:bidi/>
        <w:rPr>
          <w:rtl/>
          <w:lang w:bidi="fa-IR"/>
        </w:rPr>
      </w:pPr>
    </w:p>
    <w:sectPr w:rsidR="00AF5EE1" w:rsidRPr="00F54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966" w:rsidRDefault="00DE1966" w:rsidP="00E17477">
      <w:pPr>
        <w:spacing w:after="0" w:line="240" w:lineRule="auto"/>
      </w:pPr>
      <w:r>
        <w:separator/>
      </w:r>
    </w:p>
  </w:endnote>
  <w:endnote w:type="continuationSeparator" w:id="0">
    <w:p w:rsidR="00DE1966" w:rsidRDefault="00DE1966" w:rsidP="00E17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966" w:rsidRDefault="00DE1966" w:rsidP="00E17477">
      <w:pPr>
        <w:spacing w:after="0" w:line="240" w:lineRule="auto"/>
      </w:pPr>
      <w:r>
        <w:separator/>
      </w:r>
    </w:p>
  </w:footnote>
  <w:footnote w:type="continuationSeparator" w:id="0">
    <w:p w:rsidR="00DE1966" w:rsidRDefault="00DE1966" w:rsidP="00E17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353496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1F0BB8"/>
    <w:multiLevelType w:val="hybridMultilevel"/>
    <w:tmpl w:val="70C49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76C51"/>
    <w:multiLevelType w:val="hybridMultilevel"/>
    <w:tmpl w:val="4FFE3D36"/>
    <w:lvl w:ilvl="0" w:tplc="95A8B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6283E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FAF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3283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48E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28A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6282C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4E94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108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4D177DD"/>
    <w:multiLevelType w:val="hybridMultilevel"/>
    <w:tmpl w:val="7410E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B67CE"/>
    <w:multiLevelType w:val="hybridMultilevel"/>
    <w:tmpl w:val="11FE9ACE"/>
    <w:lvl w:ilvl="0" w:tplc="407C2F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A26F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8A88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62C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1727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321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DAC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F9627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E4E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1BB5A87"/>
    <w:multiLevelType w:val="multilevel"/>
    <w:tmpl w:val="51F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53ED7"/>
    <w:multiLevelType w:val="hybridMultilevel"/>
    <w:tmpl w:val="E174E540"/>
    <w:lvl w:ilvl="0" w:tplc="788610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0ABD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B1A8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E485E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BCC0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F25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84C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1653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72AD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73E4D9F"/>
    <w:multiLevelType w:val="hybridMultilevel"/>
    <w:tmpl w:val="AC4A3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D4E30"/>
    <w:multiLevelType w:val="hybridMultilevel"/>
    <w:tmpl w:val="AD82F1E4"/>
    <w:lvl w:ilvl="0" w:tplc="4B324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9269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F6E9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309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3650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BA1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37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A5A2D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4EC0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1AC82A9E"/>
    <w:multiLevelType w:val="multilevel"/>
    <w:tmpl w:val="623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51AFC"/>
    <w:multiLevelType w:val="hybridMultilevel"/>
    <w:tmpl w:val="EA2C29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F0085"/>
    <w:multiLevelType w:val="multilevel"/>
    <w:tmpl w:val="5E88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52693"/>
    <w:multiLevelType w:val="hybridMultilevel"/>
    <w:tmpl w:val="0B80B0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27C80"/>
    <w:multiLevelType w:val="multilevel"/>
    <w:tmpl w:val="258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D15A5"/>
    <w:multiLevelType w:val="hybridMultilevel"/>
    <w:tmpl w:val="439C3F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C604A"/>
    <w:multiLevelType w:val="hybridMultilevel"/>
    <w:tmpl w:val="5FBAD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B41DA9"/>
    <w:multiLevelType w:val="multilevel"/>
    <w:tmpl w:val="16D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A5BED"/>
    <w:multiLevelType w:val="multilevel"/>
    <w:tmpl w:val="AC9C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53DEC"/>
    <w:multiLevelType w:val="multilevel"/>
    <w:tmpl w:val="944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53D77"/>
    <w:multiLevelType w:val="multilevel"/>
    <w:tmpl w:val="659A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E91EAC"/>
    <w:multiLevelType w:val="multilevel"/>
    <w:tmpl w:val="E990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96E41"/>
    <w:multiLevelType w:val="multilevel"/>
    <w:tmpl w:val="E76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97C15"/>
    <w:multiLevelType w:val="multilevel"/>
    <w:tmpl w:val="2AD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D5349"/>
    <w:multiLevelType w:val="hybridMultilevel"/>
    <w:tmpl w:val="B19648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34909"/>
    <w:multiLevelType w:val="multilevel"/>
    <w:tmpl w:val="5DE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7110C"/>
    <w:multiLevelType w:val="multilevel"/>
    <w:tmpl w:val="78B8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25641"/>
    <w:multiLevelType w:val="multilevel"/>
    <w:tmpl w:val="738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468B8"/>
    <w:multiLevelType w:val="multilevel"/>
    <w:tmpl w:val="619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86425"/>
    <w:multiLevelType w:val="multilevel"/>
    <w:tmpl w:val="4A1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811CF"/>
    <w:multiLevelType w:val="multilevel"/>
    <w:tmpl w:val="B38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A55AA"/>
    <w:multiLevelType w:val="multilevel"/>
    <w:tmpl w:val="657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8400A"/>
    <w:multiLevelType w:val="multilevel"/>
    <w:tmpl w:val="07D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D337A"/>
    <w:multiLevelType w:val="multilevel"/>
    <w:tmpl w:val="F8A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22A4B"/>
    <w:multiLevelType w:val="hybridMultilevel"/>
    <w:tmpl w:val="5CA002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687BB2"/>
    <w:multiLevelType w:val="multilevel"/>
    <w:tmpl w:val="644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52553"/>
    <w:multiLevelType w:val="multilevel"/>
    <w:tmpl w:val="27C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25"/>
  </w:num>
  <w:num w:numId="4">
    <w:abstractNumId w:val="20"/>
  </w:num>
  <w:num w:numId="5">
    <w:abstractNumId w:val="32"/>
  </w:num>
  <w:num w:numId="6">
    <w:abstractNumId w:val="27"/>
  </w:num>
  <w:num w:numId="7">
    <w:abstractNumId w:val="22"/>
  </w:num>
  <w:num w:numId="8">
    <w:abstractNumId w:val="24"/>
  </w:num>
  <w:num w:numId="9">
    <w:abstractNumId w:val="26"/>
  </w:num>
  <w:num w:numId="10">
    <w:abstractNumId w:val="16"/>
  </w:num>
  <w:num w:numId="11">
    <w:abstractNumId w:val="1"/>
  </w:num>
  <w:num w:numId="12">
    <w:abstractNumId w:val="7"/>
  </w:num>
  <w:num w:numId="13">
    <w:abstractNumId w:val="15"/>
  </w:num>
  <w:num w:numId="14">
    <w:abstractNumId w:val="10"/>
  </w:num>
  <w:num w:numId="15">
    <w:abstractNumId w:val="0"/>
  </w:num>
  <w:num w:numId="16">
    <w:abstractNumId w:val="33"/>
  </w:num>
  <w:num w:numId="17">
    <w:abstractNumId w:val="23"/>
  </w:num>
  <w:num w:numId="18">
    <w:abstractNumId w:val="29"/>
  </w:num>
  <w:num w:numId="19">
    <w:abstractNumId w:val="14"/>
  </w:num>
  <w:num w:numId="20">
    <w:abstractNumId w:val="30"/>
  </w:num>
  <w:num w:numId="21">
    <w:abstractNumId w:val="9"/>
  </w:num>
  <w:num w:numId="22">
    <w:abstractNumId w:val="12"/>
  </w:num>
  <w:num w:numId="23">
    <w:abstractNumId w:val="3"/>
  </w:num>
  <w:num w:numId="24">
    <w:abstractNumId w:val="18"/>
  </w:num>
  <w:num w:numId="25">
    <w:abstractNumId w:val="13"/>
  </w:num>
  <w:num w:numId="26">
    <w:abstractNumId w:val="21"/>
  </w:num>
  <w:num w:numId="27">
    <w:abstractNumId w:val="34"/>
  </w:num>
  <w:num w:numId="28">
    <w:abstractNumId w:val="5"/>
  </w:num>
  <w:num w:numId="29">
    <w:abstractNumId w:val="11"/>
  </w:num>
  <w:num w:numId="30">
    <w:abstractNumId w:val="31"/>
  </w:num>
  <w:num w:numId="31">
    <w:abstractNumId w:val="28"/>
  </w:num>
  <w:num w:numId="32">
    <w:abstractNumId w:val="35"/>
  </w:num>
  <w:num w:numId="33">
    <w:abstractNumId w:val="4"/>
  </w:num>
  <w:num w:numId="34">
    <w:abstractNumId w:val="2"/>
  </w:num>
  <w:num w:numId="35">
    <w:abstractNumId w:val="8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A3F"/>
    <w:rsid w:val="0000212F"/>
    <w:rsid w:val="000164E0"/>
    <w:rsid w:val="0003331F"/>
    <w:rsid w:val="00054416"/>
    <w:rsid w:val="00066D73"/>
    <w:rsid w:val="00074715"/>
    <w:rsid w:val="00085B63"/>
    <w:rsid w:val="00086BF5"/>
    <w:rsid w:val="000A4732"/>
    <w:rsid w:val="000A6E7B"/>
    <w:rsid w:val="000C119E"/>
    <w:rsid w:val="000D536E"/>
    <w:rsid w:val="000E5F86"/>
    <w:rsid w:val="000F6DA2"/>
    <w:rsid w:val="0010090F"/>
    <w:rsid w:val="00135499"/>
    <w:rsid w:val="00161DD7"/>
    <w:rsid w:val="00186535"/>
    <w:rsid w:val="001A6D0B"/>
    <w:rsid w:val="001B41E8"/>
    <w:rsid w:val="001B6645"/>
    <w:rsid w:val="001C6E62"/>
    <w:rsid w:val="001E370F"/>
    <w:rsid w:val="00230639"/>
    <w:rsid w:val="00237F72"/>
    <w:rsid w:val="002476D6"/>
    <w:rsid w:val="00273CDA"/>
    <w:rsid w:val="00293A8A"/>
    <w:rsid w:val="002A5CAD"/>
    <w:rsid w:val="002B3F3F"/>
    <w:rsid w:val="00303742"/>
    <w:rsid w:val="0031303B"/>
    <w:rsid w:val="00313C8D"/>
    <w:rsid w:val="003540B3"/>
    <w:rsid w:val="0035718C"/>
    <w:rsid w:val="00364297"/>
    <w:rsid w:val="003924BE"/>
    <w:rsid w:val="003A4AEC"/>
    <w:rsid w:val="003B4F94"/>
    <w:rsid w:val="003D128D"/>
    <w:rsid w:val="003E170F"/>
    <w:rsid w:val="003E5418"/>
    <w:rsid w:val="003F26A7"/>
    <w:rsid w:val="00423863"/>
    <w:rsid w:val="00427BDF"/>
    <w:rsid w:val="00430C36"/>
    <w:rsid w:val="00456605"/>
    <w:rsid w:val="00463A4C"/>
    <w:rsid w:val="004706FE"/>
    <w:rsid w:val="00476FD2"/>
    <w:rsid w:val="004D16B7"/>
    <w:rsid w:val="004E6682"/>
    <w:rsid w:val="004F2F86"/>
    <w:rsid w:val="005008AE"/>
    <w:rsid w:val="00512796"/>
    <w:rsid w:val="005532A5"/>
    <w:rsid w:val="005672A9"/>
    <w:rsid w:val="00575344"/>
    <w:rsid w:val="005873B7"/>
    <w:rsid w:val="0059092F"/>
    <w:rsid w:val="005A2D50"/>
    <w:rsid w:val="005B6874"/>
    <w:rsid w:val="005D4F99"/>
    <w:rsid w:val="005D54EC"/>
    <w:rsid w:val="005D5BA6"/>
    <w:rsid w:val="005E07D1"/>
    <w:rsid w:val="005E2BA1"/>
    <w:rsid w:val="005E6212"/>
    <w:rsid w:val="005F366C"/>
    <w:rsid w:val="005F4A5A"/>
    <w:rsid w:val="0061211C"/>
    <w:rsid w:val="0061643D"/>
    <w:rsid w:val="006364A2"/>
    <w:rsid w:val="006504E9"/>
    <w:rsid w:val="00652691"/>
    <w:rsid w:val="006770EF"/>
    <w:rsid w:val="006C033E"/>
    <w:rsid w:val="006C442E"/>
    <w:rsid w:val="006F0BCD"/>
    <w:rsid w:val="00705513"/>
    <w:rsid w:val="0073761C"/>
    <w:rsid w:val="00753791"/>
    <w:rsid w:val="007561DD"/>
    <w:rsid w:val="00756889"/>
    <w:rsid w:val="00763AB9"/>
    <w:rsid w:val="0077553B"/>
    <w:rsid w:val="007824DB"/>
    <w:rsid w:val="00787471"/>
    <w:rsid w:val="00803F58"/>
    <w:rsid w:val="00857066"/>
    <w:rsid w:val="00864671"/>
    <w:rsid w:val="008735F7"/>
    <w:rsid w:val="00891EB7"/>
    <w:rsid w:val="00896FCD"/>
    <w:rsid w:val="008A3ECE"/>
    <w:rsid w:val="008B2CD5"/>
    <w:rsid w:val="008B3FAB"/>
    <w:rsid w:val="008B7E2B"/>
    <w:rsid w:val="008D5275"/>
    <w:rsid w:val="008E5728"/>
    <w:rsid w:val="008F0EC6"/>
    <w:rsid w:val="00906044"/>
    <w:rsid w:val="00925E44"/>
    <w:rsid w:val="00942A32"/>
    <w:rsid w:val="00951507"/>
    <w:rsid w:val="0095405D"/>
    <w:rsid w:val="00963FE7"/>
    <w:rsid w:val="00965DE9"/>
    <w:rsid w:val="00975E66"/>
    <w:rsid w:val="00996742"/>
    <w:rsid w:val="009A6715"/>
    <w:rsid w:val="009B19C6"/>
    <w:rsid w:val="009C7E11"/>
    <w:rsid w:val="009D13A3"/>
    <w:rsid w:val="009E38D3"/>
    <w:rsid w:val="009E499E"/>
    <w:rsid w:val="00A005FB"/>
    <w:rsid w:val="00A00682"/>
    <w:rsid w:val="00A06FCC"/>
    <w:rsid w:val="00A3172C"/>
    <w:rsid w:val="00A375DD"/>
    <w:rsid w:val="00A40F4C"/>
    <w:rsid w:val="00A46C79"/>
    <w:rsid w:val="00A52795"/>
    <w:rsid w:val="00A73966"/>
    <w:rsid w:val="00A84F06"/>
    <w:rsid w:val="00A95CDB"/>
    <w:rsid w:val="00AC4FD3"/>
    <w:rsid w:val="00AE0608"/>
    <w:rsid w:val="00AE1A53"/>
    <w:rsid w:val="00AF5EE1"/>
    <w:rsid w:val="00B12D2B"/>
    <w:rsid w:val="00B20798"/>
    <w:rsid w:val="00B25AD8"/>
    <w:rsid w:val="00B516FB"/>
    <w:rsid w:val="00B6567D"/>
    <w:rsid w:val="00B90A48"/>
    <w:rsid w:val="00BB01D0"/>
    <w:rsid w:val="00C0532E"/>
    <w:rsid w:val="00C06795"/>
    <w:rsid w:val="00C25FAC"/>
    <w:rsid w:val="00C364DB"/>
    <w:rsid w:val="00C364E5"/>
    <w:rsid w:val="00C56E1A"/>
    <w:rsid w:val="00C751E6"/>
    <w:rsid w:val="00C94E16"/>
    <w:rsid w:val="00CA623C"/>
    <w:rsid w:val="00CC3C86"/>
    <w:rsid w:val="00CC4F68"/>
    <w:rsid w:val="00CE103A"/>
    <w:rsid w:val="00D23107"/>
    <w:rsid w:val="00D422A5"/>
    <w:rsid w:val="00D51DD2"/>
    <w:rsid w:val="00D639E0"/>
    <w:rsid w:val="00D64670"/>
    <w:rsid w:val="00D81A17"/>
    <w:rsid w:val="00D85B75"/>
    <w:rsid w:val="00D861F5"/>
    <w:rsid w:val="00DA0C1C"/>
    <w:rsid w:val="00DC6244"/>
    <w:rsid w:val="00DD3A3F"/>
    <w:rsid w:val="00DD545C"/>
    <w:rsid w:val="00DE1966"/>
    <w:rsid w:val="00DE32A7"/>
    <w:rsid w:val="00E05F54"/>
    <w:rsid w:val="00E172E2"/>
    <w:rsid w:val="00E17477"/>
    <w:rsid w:val="00E2314D"/>
    <w:rsid w:val="00E315B8"/>
    <w:rsid w:val="00E560EC"/>
    <w:rsid w:val="00E86973"/>
    <w:rsid w:val="00EC2C45"/>
    <w:rsid w:val="00ED0EE4"/>
    <w:rsid w:val="00EE2B93"/>
    <w:rsid w:val="00F141F1"/>
    <w:rsid w:val="00F348EA"/>
    <w:rsid w:val="00F413E3"/>
    <w:rsid w:val="00F54FB7"/>
    <w:rsid w:val="00F80D5B"/>
    <w:rsid w:val="00F811EA"/>
    <w:rsid w:val="00F84459"/>
    <w:rsid w:val="00F93B09"/>
    <w:rsid w:val="00FB3797"/>
    <w:rsid w:val="00FD0D85"/>
    <w:rsid w:val="00FE2774"/>
    <w:rsid w:val="00FF4F03"/>
    <w:rsid w:val="00FF50BA"/>
    <w:rsid w:val="00FF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1574"/>
  <w15:chartTrackingRefBased/>
  <w15:docId w15:val="{78880539-D742-4C61-9AD3-12DE32A7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3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3A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3A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3A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3A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D3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A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3A3F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6770EF"/>
    <w:pPr>
      <w:spacing w:before="180" w:after="180" w:line="240" w:lineRule="auto"/>
    </w:pPr>
    <w:rPr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6770E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770EF"/>
    <w:pPr>
      <w:wordWrap w:val="0"/>
      <w:spacing w:after="200" w:line="240" w:lineRule="auto"/>
    </w:pPr>
    <w:rPr>
      <w:rFonts w:ascii="Consolas" w:hAnsi="Consolas"/>
    </w:rPr>
  </w:style>
  <w:style w:type="character" w:customStyle="1" w:styleId="ImportTok">
    <w:name w:val="ImportTok"/>
    <w:basedOn w:val="VerbatimChar"/>
    <w:rsid w:val="006770EF"/>
    <w:rPr>
      <w:rFonts w:ascii="Consolas" w:hAnsi="Consolas"/>
      <w:b/>
      <w:color w:val="008000"/>
    </w:rPr>
  </w:style>
  <w:style w:type="character" w:customStyle="1" w:styleId="NormalTok">
    <w:name w:val="NormalTok"/>
    <w:basedOn w:val="VerbatimChar"/>
    <w:rsid w:val="006770EF"/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unhideWhenUsed/>
    <w:rsid w:val="006770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770EF"/>
  </w:style>
  <w:style w:type="paragraph" w:styleId="ListParagraph">
    <w:name w:val="List Paragraph"/>
    <w:basedOn w:val="Normal"/>
    <w:uiPriority w:val="34"/>
    <w:qFormat/>
    <w:rsid w:val="004706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7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477"/>
  </w:style>
  <w:style w:type="paragraph" w:styleId="Footer">
    <w:name w:val="footer"/>
    <w:basedOn w:val="Normal"/>
    <w:link w:val="FooterChar"/>
    <w:uiPriority w:val="99"/>
    <w:unhideWhenUsed/>
    <w:rsid w:val="00E17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477"/>
  </w:style>
  <w:style w:type="paragraph" w:customStyle="1" w:styleId="Compact">
    <w:name w:val="Compact"/>
    <w:basedOn w:val="BodyText"/>
    <w:qFormat/>
    <w:rsid w:val="00F84459"/>
    <w:pPr>
      <w:spacing w:before="36" w:after="36" w:line="240" w:lineRule="auto"/>
    </w:pPr>
    <w:rPr>
      <w:sz w:val="24"/>
      <w:szCs w:val="24"/>
    </w:rPr>
  </w:style>
  <w:style w:type="character" w:customStyle="1" w:styleId="VariableTok">
    <w:name w:val="VariableTok"/>
    <w:basedOn w:val="VerbatimChar"/>
    <w:rsid w:val="005E6212"/>
    <w:rPr>
      <w:rFonts w:ascii="Consolas" w:hAnsi="Consolas"/>
      <w:color w:val="19177C"/>
      <w:sz w:val="22"/>
    </w:rPr>
  </w:style>
  <w:style w:type="character" w:customStyle="1" w:styleId="OperatorTok">
    <w:name w:val="OperatorTok"/>
    <w:basedOn w:val="VerbatimChar"/>
    <w:rsid w:val="005E6212"/>
    <w:rPr>
      <w:rFonts w:ascii="Consolas" w:hAnsi="Consolas"/>
      <w:color w:val="666666"/>
      <w:sz w:val="22"/>
    </w:rPr>
  </w:style>
  <w:style w:type="table" w:styleId="TableGrid">
    <w:name w:val="Table Grid"/>
    <w:basedOn w:val="TableNormal"/>
    <w:uiPriority w:val="39"/>
    <w:rsid w:val="000A6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0A6E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0A6E7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C0532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F2F86"/>
    <w:rPr>
      <w:color w:val="808080"/>
    </w:rPr>
  </w:style>
  <w:style w:type="character" w:customStyle="1" w:styleId="katex-mathml">
    <w:name w:val="katex-mathml"/>
    <w:basedOn w:val="DefaultParagraphFont"/>
    <w:rsid w:val="00C25FAC"/>
  </w:style>
  <w:style w:type="character" w:customStyle="1" w:styleId="mord">
    <w:name w:val="mord"/>
    <w:basedOn w:val="DefaultParagraphFont"/>
    <w:rsid w:val="00C25FAC"/>
  </w:style>
  <w:style w:type="character" w:customStyle="1" w:styleId="vlist-s">
    <w:name w:val="vlist-s"/>
    <w:basedOn w:val="DefaultParagraphFont"/>
    <w:rsid w:val="00C25FAC"/>
  </w:style>
  <w:style w:type="character" w:customStyle="1" w:styleId="mrel">
    <w:name w:val="mrel"/>
    <w:basedOn w:val="DefaultParagraphFont"/>
    <w:rsid w:val="00C25FAC"/>
  </w:style>
  <w:style w:type="character" w:customStyle="1" w:styleId="mbin">
    <w:name w:val="mbin"/>
    <w:basedOn w:val="DefaultParagraphFont"/>
    <w:rsid w:val="00C25FAC"/>
  </w:style>
  <w:style w:type="character" w:customStyle="1" w:styleId="minner">
    <w:name w:val="minner"/>
    <w:basedOn w:val="DefaultParagraphFont"/>
    <w:rsid w:val="0077553B"/>
  </w:style>
  <w:style w:type="character" w:customStyle="1" w:styleId="mopen">
    <w:name w:val="mopen"/>
    <w:basedOn w:val="DefaultParagraphFont"/>
    <w:rsid w:val="00A06FCC"/>
  </w:style>
  <w:style w:type="character" w:customStyle="1" w:styleId="mclose">
    <w:name w:val="mclose"/>
    <w:basedOn w:val="DefaultParagraphFont"/>
    <w:rsid w:val="00A06FCC"/>
  </w:style>
  <w:style w:type="character" w:customStyle="1" w:styleId="Heading4Char">
    <w:name w:val="Heading 4 Char"/>
    <w:basedOn w:val="DefaultParagraphFont"/>
    <w:link w:val="Heading4"/>
    <w:uiPriority w:val="9"/>
    <w:semiHidden/>
    <w:rsid w:val="00F413E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561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61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61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1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1D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1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DD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861F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861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61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861F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861F5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D861F5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D861F5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D861F5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D861F5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D861F5"/>
    <w:pPr>
      <w:spacing w:after="100"/>
      <w:ind w:left="176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861F5"/>
    <w:rPr>
      <w:color w:val="0563C1" w:themeColor="hyperlink"/>
      <w:u w:val="single"/>
    </w:rPr>
  </w:style>
  <w:style w:type="table" w:styleId="GridTable4-Accent4">
    <w:name w:val="Grid Table 4 Accent 4"/>
    <w:basedOn w:val="TableNormal"/>
    <w:uiPriority w:val="49"/>
    <w:rsid w:val="006504E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6504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61024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14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19433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7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8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381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7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9664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3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8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10247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10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4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6223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27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173122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9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58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0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5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11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diagramColors" Target="diagrams/colors1.xml"/><Relationship Id="rId39" Type="http://schemas.openxmlformats.org/officeDocument/2006/relationships/image" Target="media/image27.png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42" Type="http://schemas.openxmlformats.org/officeDocument/2006/relationships/diagramLayout" Target="diagrams/layout2.xml"/><Relationship Id="rId47" Type="http://schemas.openxmlformats.org/officeDocument/2006/relationships/diagramData" Target="diagrams/data3.xml"/><Relationship Id="rId50" Type="http://schemas.openxmlformats.org/officeDocument/2006/relationships/diagramColors" Target="diagrams/colors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diagramLayout" Target="diagrams/layout1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jpg"/><Relationship Id="rId45" Type="http://schemas.microsoft.com/office/2007/relationships/diagramDrawing" Target="diagrams/drawing2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9.png"/><Relationship Id="rId44" Type="http://schemas.openxmlformats.org/officeDocument/2006/relationships/diagramColors" Target="diagrams/colors2.xm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microsoft.com/office/2007/relationships/diagramDrawing" Target="diagrams/drawing1.xm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diagramQuickStyle" Target="diagrams/quickStyle2.xml"/><Relationship Id="rId48" Type="http://schemas.openxmlformats.org/officeDocument/2006/relationships/diagramLayout" Target="diagrams/layout3.xml"/><Relationship Id="rId8" Type="http://schemas.openxmlformats.org/officeDocument/2006/relationships/image" Target="media/image1.png"/><Relationship Id="rId51" Type="http://schemas.microsoft.com/office/2007/relationships/diagramDrawing" Target="diagrams/drawing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diagramQuickStyle" Target="diagrams/quickStyle1.xm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29.png"/><Relationship Id="rId20" Type="http://schemas.openxmlformats.org/officeDocument/2006/relationships/image" Target="media/image13.png"/><Relationship Id="rId41" Type="http://schemas.openxmlformats.org/officeDocument/2006/relationships/diagramData" Target="diagrams/data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diagramData" Target="diagrams/data1.xm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diagramQuickStyle" Target="diagrams/quickStyle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5766183-A3D3-4AB4-9792-1BE27EB24F71}" type="doc">
      <dgm:prSet loTypeId="urn:microsoft.com/office/officeart/2005/8/layout/chevron2" loCatId="list" qsTypeId="urn:microsoft.com/office/officeart/2005/8/quickstyle/3d1" qsCatId="3D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210818E9-CE7D-4976-A7B7-F3B2A7716DB2}">
      <dgm:prSet phldrT="[Text]"/>
      <dgm:spPr/>
      <dgm:t>
        <a:bodyPr/>
        <a:lstStyle/>
        <a:p>
          <a:r>
            <a:rPr lang="fa-IR"/>
            <a:t>مزیت</a:t>
          </a:r>
          <a:endParaRPr lang="en-US"/>
        </a:p>
      </dgm:t>
    </dgm:pt>
    <dgm:pt modelId="{BF551490-B33D-42E2-9A93-309ED8F46AAC}" type="parTrans" cxnId="{48D6935D-08BB-4C4E-8F3B-87EACD8E71F8}">
      <dgm:prSet/>
      <dgm:spPr/>
      <dgm:t>
        <a:bodyPr/>
        <a:lstStyle/>
        <a:p>
          <a:endParaRPr lang="en-US"/>
        </a:p>
      </dgm:t>
    </dgm:pt>
    <dgm:pt modelId="{9E89AAA2-0E52-4401-8E23-299DCE7E7610}" type="sibTrans" cxnId="{48D6935D-08BB-4C4E-8F3B-87EACD8E71F8}">
      <dgm:prSet/>
      <dgm:spPr/>
      <dgm:t>
        <a:bodyPr/>
        <a:lstStyle/>
        <a:p>
          <a:endParaRPr lang="en-US"/>
        </a:p>
      </dgm:t>
    </dgm:pt>
    <dgm:pt modelId="{5141BEC8-1C1A-474D-8362-588340FD1FC3}">
      <dgm:prSet phldrT="[Text]" custT="1"/>
      <dgm:spPr/>
      <dgm:t>
        <a:bodyPr/>
        <a:lstStyle/>
        <a:p>
          <a:pPr rtl="1"/>
          <a:r>
            <a:rPr lang="fa-IR" sz="2000">
              <a:solidFill>
                <a:schemeClr val="tx1"/>
              </a:solidFill>
              <a:cs typeface="2  Nazanin" panose="00000400000000000000" pitchFamily="2" charset="-78"/>
            </a:rPr>
            <a:t>جلوگیری از ایجاد ترتیب مصنوعی بین دسته‌ها</a:t>
          </a:r>
          <a:endParaRPr lang="en-US" sz="2800">
            <a:solidFill>
              <a:schemeClr val="tx1"/>
            </a:solidFill>
            <a:cs typeface="2  Nazanin" panose="00000400000000000000" pitchFamily="2" charset="-78"/>
          </a:endParaRPr>
        </a:p>
      </dgm:t>
    </dgm:pt>
    <dgm:pt modelId="{0C4772B9-0BB3-4811-A84F-0BAC5C4570CF}" type="parTrans" cxnId="{CDF2B3D1-8FFA-48A2-9DB5-7C2E38CFDA93}">
      <dgm:prSet/>
      <dgm:spPr/>
      <dgm:t>
        <a:bodyPr/>
        <a:lstStyle/>
        <a:p>
          <a:endParaRPr lang="en-US"/>
        </a:p>
      </dgm:t>
    </dgm:pt>
    <dgm:pt modelId="{8A9481AA-0AB3-4213-94BD-0E35884A5099}" type="sibTrans" cxnId="{CDF2B3D1-8FFA-48A2-9DB5-7C2E38CFDA93}">
      <dgm:prSet/>
      <dgm:spPr/>
      <dgm:t>
        <a:bodyPr/>
        <a:lstStyle/>
        <a:p>
          <a:endParaRPr lang="en-US"/>
        </a:p>
      </dgm:t>
    </dgm:pt>
    <dgm:pt modelId="{61C3FEC5-BB46-44FE-A162-7DAF85F0FB57}">
      <dgm:prSet phldrT="[Text]" custT="1"/>
      <dgm:spPr/>
      <dgm:t>
        <a:bodyPr/>
        <a:lstStyle/>
        <a:p>
          <a:pPr rtl="1"/>
          <a:r>
            <a:rPr lang="fa-IR" sz="2000">
              <a:solidFill>
                <a:schemeClr val="tx1"/>
              </a:solidFill>
              <a:cs typeface="2  Nazanin" panose="00000400000000000000" pitchFamily="2" charset="-78"/>
            </a:rPr>
            <a:t>افزایش هزینه‌ی محاسبات</a:t>
          </a:r>
          <a:endParaRPr lang="en-US" sz="2000">
            <a:solidFill>
              <a:schemeClr val="tx1"/>
            </a:solidFill>
            <a:cs typeface="2  Nazanin" panose="00000400000000000000" pitchFamily="2" charset="-78"/>
          </a:endParaRPr>
        </a:p>
      </dgm:t>
    </dgm:pt>
    <dgm:pt modelId="{2C31F6DA-F626-4BB3-BD20-BBFEA2AECD97}" type="parTrans" cxnId="{2F0F0F71-09EF-4DC8-82BC-B5FFF180333A}">
      <dgm:prSet/>
      <dgm:spPr/>
      <dgm:t>
        <a:bodyPr/>
        <a:lstStyle/>
        <a:p>
          <a:endParaRPr lang="en-US"/>
        </a:p>
      </dgm:t>
    </dgm:pt>
    <dgm:pt modelId="{641F474E-AA83-425D-B24B-F9CDC177AE35}" type="sibTrans" cxnId="{2F0F0F71-09EF-4DC8-82BC-B5FFF180333A}">
      <dgm:prSet/>
      <dgm:spPr/>
      <dgm:t>
        <a:bodyPr/>
        <a:lstStyle/>
        <a:p>
          <a:endParaRPr lang="en-US"/>
        </a:p>
      </dgm:t>
    </dgm:pt>
    <dgm:pt modelId="{DE2C6124-5526-4D17-AAE1-07D10AA35530}">
      <dgm:prSet phldrT="[Text]" custT="1"/>
      <dgm:spPr/>
      <dgm:t>
        <a:bodyPr/>
        <a:lstStyle/>
        <a:p>
          <a:pPr rtl="1"/>
          <a:r>
            <a:rPr lang="fa-IR" sz="2000">
              <a:solidFill>
                <a:schemeClr val="tx1"/>
              </a:solidFill>
              <a:cs typeface="2  Nazanin" panose="00000400000000000000" pitchFamily="2" charset="-78"/>
            </a:rPr>
            <a:t>احتمال </a:t>
          </a:r>
          <a:r>
            <a:rPr lang="en-US" sz="2000">
              <a:solidFill>
                <a:schemeClr val="tx1"/>
              </a:solidFill>
              <a:cs typeface="2  Nazanin" panose="00000400000000000000" pitchFamily="2" charset="-78"/>
            </a:rPr>
            <a:t> Overfitting</a:t>
          </a:r>
          <a:r>
            <a:rPr lang="fa-IR" sz="2000">
              <a:solidFill>
                <a:schemeClr val="tx1"/>
              </a:solidFill>
              <a:cs typeface="2  Nazanin" panose="00000400000000000000" pitchFamily="2" charset="-78"/>
            </a:rPr>
            <a:t>افزایش می‌یابد. </a:t>
          </a:r>
          <a:endParaRPr lang="en-US" sz="2000">
            <a:solidFill>
              <a:schemeClr val="tx1"/>
            </a:solidFill>
            <a:cs typeface="2  Nazanin" panose="00000400000000000000" pitchFamily="2" charset="-78"/>
          </a:endParaRPr>
        </a:p>
      </dgm:t>
    </dgm:pt>
    <dgm:pt modelId="{92AED805-B85C-4A8E-9367-541AAA950C3F}" type="sibTrans" cxnId="{BF134BEB-16DC-4D4A-8F08-0A053F41C04D}">
      <dgm:prSet/>
      <dgm:spPr/>
      <dgm:t>
        <a:bodyPr/>
        <a:lstStyle/>
        <a:p>
          <a:endParaRPr lang="en-US"/>
        </a:p>
      </dgm:t>
    </dgm:pt>
    <dgm:pt modelId="{0C5A4FF0-9BDD-42D1-8856-A6D4AA538BF8}" type="parTrans" cxnId="{BF134BEB-16DC-4D4A-8F08-0A053F41C04D}">
      <dgm:prSet/>
      <dgm:spPr/>
      <dgm:t>
        <a:bodyPr/>
        <a:lstStyle/>
        <a:p>
          <a:endParaRPr lang="en-US"/>
        </a:p>
      </dgm:t>
    </dgm:pt>
    <dgm:pt modelId="{A2AA39D1-CD2A-47BB-A562-4E76612D530C}">
      <dgm:prSet phldrT="[Text]"/>
      <dgm:spPr/>
      <dgm:t>
        <a:bodyPr/>
        <a:lstStyle/>
        <a:p>
          <a:r>
            <a:rPr lang="fa-IR"/>
            <a:t>ایراد</a:t>
          </a:r>
          <a:endParaRPr lang="en-US"/>
        </a:p>
      </dgm:t>
    </dgm:pt>
    <dgm:pt modelId="{B6083622-E2FF-42EC-9431-3A92FD1C6E3B}" type="sibTrans" cxnId="{A45976B9-AC52-4272-8932-FF4C7D229989}">
      <dgm:prSet/>
      <dgm:spPr/>
      <dgm:t>
        <a:bodyPr/>
        <a:lstStyle/>
        <a:p>
          <a:endParaRPr lang="en-US"/>
        </a:p>
      </dgm:t>
    </dgm:pt>
    <dgm:pt modelId="{E2A3DCAA-99AB-434B-BDF7-3B5980A94836}" type="parTrans" cxnId="{A45976B9-AC52-4272-8932-FF4C7D229989}">
      <dgm:prSet/>
      <dgm:spPr/>
      <dgm:t>
        <a:bodyPr/>
        <a:lstStyle/>
        <a:p>
          <a:endParaRPr lang="en-US"/>
        </a:p>
      </dgm:t>
    </dgm:pt>
    <dgm:pt modelId="{B14CBC95-3A04-42C0-8F70-546C97792E13}" type="pres">
      <dgm:prSet presAssocID="{45766183-A3D3-4AB4-9792-1BE27EB24F71}" presName="linearFlow" presStyleCnt="0">
        <dgm:presLayoutVars>
          <dgm:dir val="rev"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8C322ACB-0214-42B1-A7DA-733174E497CD}" type="pres">
      <dgm:prSet presAssocID="{210818E9-CE7D-4976-A7B7-F3B2A7716DB2}" presName="composite" presStyleCnt="0"/>
      <dgm:spPr/>
    </dgm:pt>
    <dgm:pt modelId="{0340487F-491F-4812-B2AB-A440218CCAA8}" type="pres">
      <dgm:prSet presAssocID="{210818E9-CE7D-4976-A7B7-F3B2A7716DB2}" presName="parentText" presStyleLbl="alignNode1" presStyleIdx="0" presStyleCnt="2" custScaleY="132545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7350663-2813-4DC1-ABD0-C43509D53263}" type="pres">
      <dgm:prSet presAssocID="{210818E9-CE7D-4976-A7B7-F3B2A7716DB2}" presName="descendantText" presStyleLbl="alignAcc1" presStyleIdx="0" presStyleCnt="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186FF94-BFE3-4593-80FE-9998A1071FC3}" type="pres">
      <dgm:prSet presAssocID="{9E89AAA2-0E52-4401-8E23-299DCE7E7610}" presName="sp" presStyleCnt="0"/>
      <dgm:spPr/>
    </dgm:pt>
    <dgm:pt modelId="{F0221C42-B5B7-46FF-8730-B345C395D48C}" type="pres">
      <dgm:prSet presAssocID="{A2AA39D1-CD2A-47BB-A562-4E76612D530C}" presName="composite" presStyleCnt="0"/>
      <dgm:spPr/>
    </dgm:pt>
    <dgm:pt modelId="{DFA39670-D7F1-4E50-A9EE-D2CAF9ED87A2}" type="pres">
      <dgm:prSet presAssocID="{A2AA39D1-CD2A-47BB-A562-4E76612D530C}" presName="parentText" presStyleLbl="alignNode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E211B26-B39D-4744-858B-CF3FDF1F62F3}" type="pres">
      <dgm:prSet presAssocID="{A2AA39D1-CD2A-47BB-A562-4E76612D530C}" presName="descendantText" presStyleLbl="alignAcc1" presStyleIdx="1" presStyleCnt="2" custScaleY="128980" custLinFactNeighborX="-394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48D6935D-08BB-4C4E-8F3B-87EACD8E71F8}" srcId="{45766183-A3D3-4AB4-9792-1BE27EB24F71}" destId="{210818E9-CE7D-4976-A7B7-F3B2A7716DB2}" srcOrd="0" destOrd="0" parTransId="{BF551490-B33D-42E2-9A93-309ED8F46AAC}" sibTransId="{9E89AAA2-0E52-4401-8E23-299DCE7E7610}"/>
    <dgm:cxn modelId="{F7E2351E-D9C9-4A43-A2E9-9CB92AC27365}" type="presOf" srcId="{DE2C6124-5526-4D17-AAE1-07D10AA35530}" destId="{EE211B26-B39D-4744-858B-CF3FDF1F62F3}" srcOrd="0" destOrd="0" presId="urn:microsoft.com/office/officeart/2005/8/layout/chevron2"/>
    <dgm:cxn modelId="{0EA855F3-7A05-480E-BAE9-7A5CE7865A5F}" type="presOf" srcId="{A2AA39D1-CD2A-47BB-A562-4E76612D530C}" destId="{DFA39670-D7F1-4E50-A9EE-D2CAF9ED87A2}" srcOrd="0" destOrd="0" presId="urn:microsoft.com/office/officeart/2005/8/layout/chevron2"/>
    <dgm:cxn modelId="{56806EBF-7BAF-4333-80F9-1F71471CA271}" type="presOf" srcId="{5141BEC8-1C1A-474D-8362-588340FD1FC3}" destId="{C7350663-2813-4DC1-ABD0-C43509D53263}" srcOrd="0" destOrd="0" presId="urn:microsoft.com/office/officeart/2005/8/layout/chevron2"/>
    <dgm:cxn modelId="{BF134BEB-16DC-4D4A-8F08-0A053F41C04D}" srcId="{A2AA39D1-CD2A-47BB-A562-4E76612D530C}" destId="{DE2C6124-5526-4D17-AAE1-07D10AA35530}" srcOrd="0" destOrd="0" parTransId="{0C5A4FF0-9BDD-42D1-8856-A6D4AA538BF8}" sibTransId="{92AED805-B85C-4A8E-9367-541AAA950C3F}"/>
    <dgm:cxn modelId="{CDF2B3D1-8FFA-48A2-9DB5-7C2E38CFDA93}" srcId="{210818E9-CE7D-4976-A7B7-F3B2A7716DB2}" destId="{5141BEC8-1C1A-474D-8362-588340FD1FC3}" srcOrd="0" destOrd="0" parTransId="{0C4772B9-0BB3-4811-A84F-0BAC5C4570CF}" sibTransId="{8A9481AA-0AB3-4213-94BD-0E35884A5099}"/>
    <dgm:cxn modelId="{74109DE1-CB12-42F0-B16D-7C84DC781D07}" type="presOf" srcId="{45766183-A3D3-4AB4-9792-1BE27EB24F71}" destId="{B14CBC95-3A04-42C0-8F70-546C97792E13}" srcOrd="0" destOrd="0" presId="urn:microsoft.com/office/officeart/2005/8/layout/chevron2"/>
    <dgm:cxn modelId="{590ED20B-EBD5-42D6-A355-40B7E5032F7C}" type="presOf" srcId="{210818E9-CE7D-4976-A7B7-F3B2A7716DB2}" destId="{0340487F-491F-4812-B2AB-A440218CCAA8}" srcOrd="0" destOrd="0" presId="urn:microsoft.com/office/officeart/2005/8/layout/chevron2"/>
    <dgm:cxn modelId="{2F0F0F71-09EF-4DC8-82BC-B5FFF180333A}" srcId="{A2AA39D1-CD2A-47BB-A562-4E76612D530C}" destId="{61C3FEC5-BB46-44FE-A162-7DAF85F0FB57}" srcOrd="1" destOrd="0" parTransId="{2C31F6DA-F626-4BB3-BD20-BBFEA2AECD97}" sibTransId="{641F474E-AA83-425D-B24B-F9CDC177AE35}"/>
    <dgm:cxn modelId="{C0F61C22-6F3E-41E0-9DA8-8F1A0B589758}" type="presOf" srcId="{61C3FEC5-BB46-44FE-A162-7DAF85F0FB57}" destId="{EE211B26-B39D-4744-858B-CF3FDF1F62F3}" srcOrd="0" destOrd="1" presId="urn:microsoft.com/office/officeart/2005/8/layout/chevron2"/>
    <dgm:cxn modelId="{A45976B9-AC52-4272-8932-FF4C7D229989}" srcId="{45766183-A3D3-4AB4-9792-1BE27EB24F71}" destId="{A2AA39D1-CD2A-47BB-A562-4E76612D530C}" srcOrd="1" destOrd="0" parTransId="{E2A3DCAA-99AB-434B-BDF7-3B5980A94836}" sibTransId="{B6083622-E2FF-42EC-9431-3A92FD1C6E3B}"/>
    <dgm:cxn modelId="{2C7DEE49-E4A9-4C1F-9920-BF1508202108}" type="presParOf" srcId="{B14CBC95-3A04-42C0-8F70-546C97792E13}" destId="{8C322ACB-0214-42B1-A7DA-733174E497CD}" srcOrd="0" destOrd="0" presId="urn:microsoft.com/office/officeart/2005/8/layout/chevron2"/>
    <dgm:cxn modelId="{CA105408-F674-45ED-8266-26FE164CB0E5}" type="presParOf" srcId="{8C322ACB-0214-42B1-A7DA-733174E497CD}" destId="{0340487F-491F-4812-B2AB-A440218CCAA8}" srcOrd="0" destOrd="0" presId="urn:microsoft.com/office/officeart/2005/8/layout/chevron2"/>
    <dgm:cxn modelId="{87F8DED3-61B3-4019-B9E7-12410139D90A}" type="presParOf" srcId="{8C322ACB-0214-42B1-A7DA-733174E497CD}" destId="{C7350663-2813-4DC1-ABD0-C43509D53263}" srcOrd="1" destOrd="0" presId="urn:microsoft.com/office/officeart/2005/8/layout/chevron2"/>
    <dgm:cxn modelId="{B1F0BEEF-2211-4C45-840F-DE890232CE2A}" type="presParOf" srcId="{B14CBC95-3A04-42C0-8F70-546C97792E13}" destId="{D186FF94-BFE3-4593-80FE-9998A1071FC3}" srcOrd="1" destOrd="0" presId="urn:microsoft.com/office/officeart/2005/8/layout/chevron2"/>
    <dgm:cxn modelId="{6B1841D5-030B-4D14-BA24-DDE925E0C061}" type="presParOf" srcId="{B14CBC95-3A04-42C0-8F70-546C97792E13}" destId="{F0221C42-B5B7-46FF-8730-B345C395D48C}" srcOrd="2" destOrd="0" presId="urn:microsoft.com/office/officeart/2005/8/layout/chevron2"/>
    <dgm:cxn modelId="{E171C354-A5D2-4BC6-8868-7ED27F5075B9}" type="presParOf" srcId="{F0221C42-B5B7-46FF-8730-B345C395D48C}" destId="{DFA39670-D7F1-4E50-A9EE-D2CAF9ED87A2}" srcOrd="0" destOrd="0" presId="urn:microsoft.com/office/officeart/2005/8/layout/chevron2"/>
    <dgm:cxn modelId="{2EFEDE6A-E263-4D27-9163-1E3B8DA078D2}" type="presParOf" srcId="{F0221C42-B5B7-46FF-8730-B345C395D48C}" destId="{EE211B26-B39D-4744-858B-CF3FDF1F62F3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C280E0E-F4CB-453D-B1B8-A6A34DF94FD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1950BD6-ED13-4045-BFB3-2F9E2101C4C2}">
      <dgm:prSet phldrT="[Text]"/>
      <dgm:spPr/>
      <dgm:t>
        <a:bodyPr/>
        <a:lstStyle/>
        <a:p>
          <a:pPr algn="ctr"/>
          <a:r>
            <a:rPr lang="fa-IR"/>
            <a:t>شروط</a:t>
          </a:r>
          <a:endParaRPr lang="en-US"/>
        </a:p>
      </dgm:t>
    </dgm:pt>
    <dgm:pt modelId="{E30823E1-A9EF-469F-95C0-5392D81EE0FB}" type="parTrans" cxnId="{17A95BE5-E5BA-4E09-BEDB-3185AE6EFD06}">
      <dgm:prSet/>
      <dgm:spPr/>
      <dgm:t>
        <a:bodyPr/>
        <a:lstStyle/>
        <a:p>
          <a:pPr algn="l"/>
          <a:endParaRPr lang="en-US"/>
        </a:p>
      </dgm:t>
    </dgm:pt>
    <dgm:pt modelId="{92965E78-C353-45C0-8AF4-C9CB540FAA01}" type="sibTrans" cxnId="{17A95BE5-E5BA-4E09-BEDB-3185AE6EFD06}">
      <dgm:prSet/>
      <dgm:spPr/>
      <dgm:t>
        <a:bodyPr/>
        <a:lstStyle/>
        <a:p>
          <a:pPr algn="l"/>
          <a:endParaRPr lang="en-US"/>
        </a:p>
      </dgm:t>
    </dgm:pt>
    <dgm:pt modelId="{47932B0F-09AE-46CF-93F0-7C70467C5DC4}" type="asst">
      <dgm:prSet phldrT="[Text]"/>
      <dgm:spPr/>
      <dgm:t>
        <a:bodyPr/>
        <a:lstStyle/>
        <a:p>
          <a:pPr algn="ctr"/>
          <a:r>
            <a:rPr lang="en-US"/>
            <a:t>age&lt;18</a:t>
          </a:r>
        </a:p>
      </dgm:t>
    </dgm:pt>
    <dgm:pt modelId="{4E3983AF-E3FA-4AD9-8C8E-49AE028DE06F}" type="sibTrans" cxnId="{5485F484-E513-446E-87EC-4DB3139F6934}">
      <dgm:prSet/>
      <dgm:spPr/>
      <dgm:t>
        <a:bodyPr/>
        <a:lstStyle/>
        <a:p>
          <a:pPr algn="l"/>
          <a:endParaRPr lang="en-US"/>
        </a:p>
      </dgm:t>
    </dgm:pt>
    <dgm:pt modelId="{8BE8CEDA-2E41-4A38-B537-E7A0EB4A75EA}" type="parTrans" cxnId="{5485F484-E513-446E-87EC-4DB3139F6934}">
      <dgm:prSet/>
      <dgm:spPr/>
      <dgm:t>
        <a:bodyPr/>
        <a:lstStyle/>
        <a:p>
          <a:pPr algn="l"/>
          <a:endParaRPr lang="en-US"/>
        </a:p>
      </dgm:t>
    </dgm:pt>
    <dgm:pt modelId="{E2FB8D88-5076-438C-868A-69B95848B33A}" type="asst">
      <dgm:prSet phldrT="[Text]"/>
      <dgm:spPr/>
      <dgm:t>
        <a:bodyPr/>
        <a:lstStyle/>
        <a:p>
          <a:pPr algn="ctr"/>
          <a:r>
            <a:rPr lang="en-US"/>
            <a:t>StudyTime&gt;2</a:t>
          </a:r>
        </a:p>
      </dgm:t>
    </dgm:pt>
    <dgm:pt modelId="{FE20D66D-7DC8-4CE8-93A9-10D4B5394597}" type="sibTrans" cxnId="{20EA3F58-4814-435D-B29C-5859DD2BC8F4}">
      <dgm:prSet/>
      <dgm:spPr/>
      <dgm:t>
        <a:bodyPr/>
        <a:lstStyle/>
        <a:p>
          <a:pPr algn="l"/>
          <a:endParaRPr lang="en-US"/>
        </a:p>
      </dgm:t>
    </dgm:pt>
    <dgm:pt modelId="{63B6B73B-940A-4EE4-86C1-BF13F7C7EEC3}" type="parTrans" cxnId="{20EA3F58-4814-435D-B29C-5859DD2BC8F4}">
      <dgm:prSet/>
      <dgm:spPr/>
      <dgm:t>
        <a:bodyPr/>
        <a:lstStyle/>
        <a:p>
          <a:pPr algn="l"/>
          <a:endParaRPr lang="en-US"/>
        </a:p>
      </dgm:t>
    </dgm:pt>
    <dgm:pt modelId="{EE85A6FD-C5FB-4607-99A3-1039E54F760E}" type="pres">
      <dgm:prSet presAssocID="{2C280E0E-F4CB-453D-B1B8-A6A34DF94FD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58D08A14-3E05-4DE9-AED9-E1503F2D3C5C}" type="pres">
      <dgm:prSet presAssocID="{91950BD6-ED13-4045-BFB3-2F9E2101C4C2}" presName="hierRoot1" presStyleCnt="0">
        <dgm:presLayoutVars>
          <dgm:hierBranch val="init"/>
        </dgm:presLayoutVars>
      </dgm:prSet>
      <dgm:spPr/>
    </dgm:pt>
    <dgm:pt modelId="{D13A6DAC-9B29-4D12-84B7-6BFD96E0C501}" type="pres">
      <dgm:prSet presAssocID="{91950BD6-ED13-4045-BFB3-2F9E2101C4C2}" presName="rootComposite1" presStyleCnt="0"/>
      <dgm:spPr/>
    </dgm:pt>
    <dgm:pt modelId="{1352830B-0CBC-4895-8DB8-3220DE739722}" type="pres">
      <dgm:prSet presAssocID="{91950BD6-ED13-4045-BFB3-2F9E2101C4C2}" presName="rootText1" presStyleLbl="node0" presStyleIdx="0" presStyleCnt="1" custScaleX="15629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0EAB416-31FF-4A29-A817-318B4E524284}" type="pres">
      <dgm:prSet presAssocID="{91950BD6-ED13-4045-BFB3-2F9E2101C4C2}" presName="rootConnector1" presStyleLbl="node1" presStyleIdx="0" presStyleCnt="0"/>
      <dgm:spPr/>
      <dgm:t>
        <a:bodyPr/>
        <a:lstStyle/>
        <a:p>
          <a:endParaRPr lang="en-US"/>
        </a:p>
      </dgm:t>
    </dgm:pt>
    <dgm:pt modelId="{A65557E2-684F-4244-9FD4-06BF9974DCCB}" type="pres">
      <dgm:prSet presAssocID="{91950BD6-ED13-4045-BFB3-2F9E2101C4C2}" presName="hierChild2" presStyleCnt="0"/>
      <dgm:spPr/>
    </dgm:pt>
    <dgm:pt modelId="{BBB87F64-429C-45F0-B099-F2952312308F}" type="pres">
      <dgm:prSet presAssocID="{91950BD6-ED13-4045-BFB3-2F9E2101C4C2}" presName="hierChild3" presStyleCnt="0"/>
      <dgm:spPr/>
    </dgm:pt>
    <dgm:pt modelId="{F68B9DCF-4025-4760-9754-E17CA5A93E33}" type="pres">
      <dgm:prSet presAssocID="{8BE8CEDA-2E41-4A38-B537-E7A0EB4A75EA}" presName="Name111" presStyleLbl="parChTrans1D2" presStyleIdx="0" presStyleCnt="2"/>
      <dgm:spPr/>
      <dgm:t>
        <a:bodyPr/>
        <a:lstStyle/>
        <a:p>
          <a:endParaRPr lang="en-US"/>
        </a:p>
      </dgm:t>
    </dgm:pt>
    <dgm:pt modelId="{27B008E0-8A30-4511-B66B-1589666EFCE8}" type="pres">
      <dgm:prSet presAssocID="{47932B0F-09AE-46CF-93F0-7C70467C5DC4}" presName="hierRoot3" presStyleCnt="0">
        <dgm:presLayoutVars>
          <dgm:hierBranch val="init"/>
        </dgm:presLayoutVars>
      </dgm:prSet>
      <dgm:spPr/>
    </dgm:pt>
    <dgm:pt modelId="{47A5F63D-F1F8-48CE-AEA7-964C2CD26A02}" type="pres">
      <dgm:prSet presAssocID="{47932B0F-09AE-46CF-93F0-7C70467C5DC4}" presName="rootComposite3" presStyleCnt="0"/>
      <dgm:spPr/>
    </dgm:pt>
    <dgm:pt modelId="{E97B2A7D-1124-49C6-AE70-CEF75E960F3E}" type="pres">
      <dgm:prSet presAssocID="{47932B0F-09AE-46CF-93F0-7C70467C5DC4}" presName="rootText3" presStyleLbl="asst1" presStyleIdx="0" presStyleCnt="2" custScaleX="11867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8921379-77C9-4741-B9F2-CBC36B653D1F}" type="pres">
      <dgm:prSet presAssocID="{47932B0F-09AE-46CF-93F0-7C70467C5DC4}" presName="rootConnector3" presStyleLbl="asst1" presStyleIdx="0" presStyleCnt="2"/>
      <dgm:spPr/>
      <dgm:t>
        <a:bodyPr/>
        <a:lstStyle/>
        <a:p>
          <a:endParaRPr lang="en-US"/>
        </a:p>
      </dgm:t>
    </dgm:pt>
    <dgm:pt modelId="{8C70890E-49F8-42A5-9416-92FD7DE55292}" type="pres">
      <dgm:prSet presAssocID="{47932B0F-09AE-46CF-93F0-7C70467C5DC4}" presName="hierChild6" presStyleCnt="0"/>
      <dgm:spPr/>
    </dgm:pt>
    <dgm:pt modelId="{A67C7231-2F8C-4AC7-AB8F-50E835D04B9E}" type="pres">
      <dgm:prSet presAssocID="{47932B0F-09AE-46CF-93F0-7C70467C5DC4}" presName="hierChild7" presStyleCnt="0"/>
      <dgm:spPr/>
    </dgm:pt>
    <dgm:pt modelId="{99BAA56E-687D-40D6-8711-10491025DB62}" type="pres">
      <dgm:prSet presAssocID="{63B6B73B-940A-4EE4-86C1-BF13F7C7EEC3}" presName="Name111" presStyleLbl="parChTrans1D2" presStyleIdx="1" presStyleCnt="2"/>
      <dgm:spPr/>
      <dgm:t>
        <a:bodyPr/>
        <a:lstStyle/>
        <a:p>
          <a:endParaRPr lang="en-US"/>
        </a:p>
      </dgm:t>
    </dgm:pt>
    <dgm:pt modelId="{6D9C1522-19D6-486B-8060-4EDC44A0EA86}" type="pres">
      <dgm:prSet presAssocID="{E2FB8D88-5076-438C-868A-69B95848B33A}" presName="hierRoot3" presStyleCnt="0">
        <dgm:presLayoutVars>
          <dgm:hierBranch val="init"/>
        </dgm:presLayoutVars>
      </dgm:prSet>
      <dgm:spPr/>
    </dgm:pt>
    <dgm:pt modelId="{919598A6-8BE5-4258-8788-A303A5E91204}" type="pres">
      <dgm:prSet presAssocID="{E2FB8D88-5076-438C-868A-69B95848B33A}" presName="rootComposite3" presStyleCnt="0"/>
      <dgm:spPr/>
    </dgm:pt>
    <dgm:pt modelId="{7CEF8D06-24CB-4E34-845C-175634C5DF76}" type="pres">
      <dgm:prSet presAssocID="{E2FB8D88-5076-438C-868A-69B95848B33A}" presName="rootText3" presStyleLbl="asst1" presStyleIdx="1" presStyleCnt="2" custScaleX="11487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2301670-4207-45D1-858E-B7EEFADD1D43}" type="pres">
      <dgm:prSet presAssocID="{E2FB8D88-5076-438C-868A-69B95848B33A}" presName="rootConnector3" presStyleLbl="asst1" presStyleIdx="1" presStyleCnt="2"/>
      <dgm:spPr/>
      <dgm:t>
        <a:bodyPr/>
        <a:lstStyle/>
        <a:p>
          <a:endParaRPr lang="en-US"/>
        </a:p>
      </dgm:t>
    </dgm:pt>
    <dgm:pt modelId="{BF008B42-E653-4597-A81B-A8164A09C619}" type="pres">
      <dgm:prSet presAssocID="{E2FB8D88-5076-438C-868A-69B95848B33A}" presName="hierChild6" presStyleCnt="0"/>
      <dgm:spPr/>
    </dgm:pt>
    <dgm:pt modelId="{EEC40D83-2A9A-4614-B088-9FB785D2A1ED}" type="pres">
      <dgm:prSet presAssocID="{E2FB8D88-5076-438C-868A-69B95848B33A}" presName="hierChild7" presStyleCnt="0"/>
      <dgm:spPr/>
    </dgm:pt>
  </dgm:ptLst>
  <dgm:cxnLst>
    <dgm:cxn modelId="{27FF7A81-EB9C-4251-AA06-5F19A9B4DA00}" type="presOf" srcId="{8BE8CEDA-2E41-4A38-B537-E7A0EB4A75EA}" destId="{F68B9DCF-4025-4760-9754-E17CA5A93E33}" srcOrd="0" destOrd="0" presId="urn:microsoft.com/office/officeart/2005/8/layout/orgChart1"/>
    <dgm:cxn modelId="{9E6FAD6B-6733-4860-8A98-522089AD110B}" type="presOf" srcId="{2C280E0E-F4CB-453D-B1B8-A6A34DF94FD5}" destId="{EE85A6FD-C5FB-4607-99A3-1039E54F760E}" srcOrd="0" destOrd="0" presId="urn:microsoft.com/office/officeart/2005/8/layout/orgChart1"/>
    <dgm:cxn modelId="{E58C7E86-239B-48AA-8832-F0DDA6DD2222}" type="presOf" srcId="{91950BD6-ED13-4045-BFB3-2F9E2101C4C2}" destId="{30EAB416-31FF-4A29-A817-318B4E524284}" srcOrd="1" destOrd="0" presId="urn:microsoft.com/office/officeart/2005/8/layout/orgChart1"/>
    <dgm:cxn modelId="{DED8A94A-283E-4BB2-BAA3-75B0D1FD6B66}" type="presOf" srcId="{91950BD6-ED13-4045-BFB3-2F9E2101C4C2}" destId="{1352830B-0CBC-4895-8DB8-3220DE739722}" srcOrd="0" destOrd="0" presId="urn:microsoft.com/office/officeart/2005/8/layout/orgChart1"/>
    <dgm:cxn modelId="{23F6BDCA-108E-4B89-8DC6-B5B39A07F255}" type="presOf" srcId="{47932B0F-09AE-46CF-93F0-7C70467C5DC4}" destId="{E97B2A7D-1124-49C6-AE70-CEF75E960F3E}" srcOrd="0" destOrd="0" presId="urn:microsoft.com/office/officeart/2005/8/layout/orgChart1"/>
    <dgm:cxn modelId="{20EA3F58-4814-435D-B29C-5859DD2BC8F4}" srcId="{91950BD6-ED13-4045-BFB3-2F9E2101C4C2}" destId="{E2FB8D88-5076-438C-868A-69B95848B33A}" srcOrd="1" destOrd="0" parTransId="{63B6B73B-940A-4EE4-86C1-BF13F7C7EEC3}" sibTransId="{FE20D66D-7DC8-4CE8-93A9-10D4B5394597}"/>
    <dgm:cxn modelId="{0395A6E3-DA0C-4958-AC34-8E61E52A8CFF}" type="presOf" srcId="{E2FB8D88-5076-438C-868A-69B95848B33A}" destId="{7CEF8D06-24CB-4E34-845C-175634C5DF76}" srcOrd="0" destOrd="0" presId="urn:microsoft.com/office/officeart/2005/8/layout/orgChart1"/>
    <dgm:cxn modelId="{878D5765-C5A6-4861-BDF1-9642BF0EB6DB}" type="presOf" srcId="{63B6B73B-940A-4EE4-86C1-BF13F7C7EEC3}" destId="{99BAA56E-687D-40D6-8711-10491025DB62}" srcOrd="0" destOrd="0" presId="urn:microsoft.com/office/officeart/2005/8/layout/orgChart1"/>
    <dgm:cxn modelId="{5819B2DE-99F3-4A29-9532-ED7E6FCF620D}" type="presOf" srcId="{47932B0F-09AE-46CF-93F0-7C70467C5DC4}" destId="{68921379-77C9-4741-B9F2-CBC36B653D1F}" srcOrd="1" destOrd="0" presId="urn:microsoft.com/office/officeart/2005/8/layout/orgChart1"/>
    <dgm:cxn modelId="{17A95BE5-E5BA-4E09-BEDB-3185AE6EFD06}" srcId="{2C280E0E-F4CB-453D-B1B8-A6A34DF94FD5}" destId="{91950BD6-ED13-4045-BFB3-2F9E2101C4C2}" srcOrd="0" destOrd="0" parTransId="{E30823E1-A9EF-469F-95C0-5392D81EE0FB}" sibTransId="{92965E78-C353-45C0-8AF4-C9CB540FAA01}"/>
    <dgm:cxn modelId="{5485F484-E513-446E-87EC-4DB3139F6934}" srcId="{91950BD6-ED13-4045-BFB3-2F9E2101C4C2}" destId="{47932B0F-09AE-46CF-93F0-7C70467C5DC4}" srcOrd="0" destOrd="0" parTransId="{8BE8CEDA-2E41-4A38-B537-E7A0EB4A75EA}" sibTransId="{4E3983AF-E3FA-4AD9-8C8E-49AE028DE06F}"/>
    <dgm:cxn modelId="{9C680EA6-51C6-4E8A-BDE7-B9E7D07B84AC}" type="presOf" srcId="{E2FB8D88-5076-438C-868A-69B95848B33A}" destId="{32301670-4207-45D1-858E-B7EEFADD1D43}" srcOrd="1" destOrd="0" presId="urn:microsoft.com/office/officeart/2005/8/layout/orgChart1"/>
    <dgm:cxn modelId="{1C28E0E3-495B-4AF7-9426-304DFE8D68D9}" type="presParOf" srcId="{EE85A6FD-C5FB-4607-99A3-1039E54F760E}" destId="{58D08A14-3E05-4DE9-AED9-E1503F2D3C5C}" srcOrd="0" destOrd="0" presId="urn:microsoft.com/office/officeart/2005/8/layout/orgChart1"/>
    <dgm:cxn modelId="{D71837AC-8857-449C-8C5A-4B98D3852C24}" type="presParOf" srcId="{58D08A14-3E05-4DE9-AED9-E1503F2D3C5C}" destId="{D13A6DAC-9B29-4D12-84B7-6BFD96E0C501}" srcOrd="0" destOrd="0" presId="urn:microsoft.com/office/officeart/2005/8/layout/orgChart1"/>
    <dgm:cxn modelId="{4AFCC9AC-C8C2-4ED5-821A-93FBD33C4216}" type="presParOf" srcId="{D13A6DAC-9B29-4D12-84B7-6BFD96E0C501}" destId="{1352830B-0CBC-4895-8DB8-3220DE739722}" srcOrd="0" destOrd="0" presId="urn:microsoft.com/office/officeart/2005/8/layout/orgChart1"/>
    <dgm:cxn modelId="{2C6D9918-D019-4793-A6A4-AE6FA392C5D4}" type="presParOf" srcId="{D13A6DAC-9B29-4D12-84B7-6BFD96E0C501}" destId="{30EAB416-31FF-4A29-A817-318B4E524284}" srcOrd="1" destOrd="0" presId="urn:microsoft.com/office/officeart/2005/8/layout/orgChart1"/>
    <dgm:cxn modelId="{904507E8-5CCE-47F1-9CA9-42CE02EB38B6}" type="presParOf" srcId="{58D08A14-3E05-4DE9-AED9-E1503F2D3C5C}" destId="{A65557E2-684F-4244-9FD4-06BF9974DCCB}" srcOrd="1" destOrd="0" presId="urn:microsoft.com/office/officeart/2005/8/layout/orgChart1"/>
    <dgm:cxn modelId="{EA9E9455-FC55-45C7-9504-1B30B74AB34B}" type="presParOf" srcId="{58D08A14-3E05-4DE9-AED9-E1503F2D3C5C}" destId="{BBB87F64-429C-45F0-B099-F2952312308F}" srcOrd="2" destOrd="0" presId="urn:microsoft.com/office/officeart/2005/8/layout/orgChart1"/>
    <dgm:cxn modelId="{E8F62A21-3611-4E35-92C1-CB5AF90CC9BF}" type="presParOf" srcId="{BBB87F64-429C-45F0-B099-F2952312308F}" destId="{F68B9DCF-4025-4760-9754-E17CA5A93E33}" srcOrd="0" destOrd="0" presId="urn:microsoft.com/office/officeart/2005/8/layout/orgChart1"/>
    <dgm:cxn modelId="{52695DEC-32EB-47F4-A907-BEBDA364CB75}" type="presParOf" srcId="{BBB87F64-429C-45F0-B099-F2952312308F}" destId="{27B008E0-8A30-4511-B66B-1589666EFCE8}" srcOrd="1" destOrd="0" presId="urn:microsoft.com/office/officeart/2005/8/layout/orgChart1"/>
    <dgm:cxn modelId="{98C9EAB5-C39F-4D7D-89FC-D23D505C4626}" type="presParOf" srcId="{27B008E0-8A30-4511-B66B-1589666EFCE8}" destId="{47A5F63D-F1F8-48CE-AEA7-964C2CD26A02}" srcOrd="0" destOrd="0" presId="urn:microsoft.com/office/officeart/2005/8/layout/orgChart1"/>
    <dgm:cxn modelId="{23BAA362-562D-498E-BAF7-F0F2FE795CC6}" type="presParOf" srcId="{47A5F63D-F1F8-48CE-AEA7-964C2CD26A02}" destId="{E97B2A7D-1124-49C6-AE70-CEF75E960F3E}" srcOrd="0" destOrd="0" presId="urn:microsoft.com/office/officeart/2005/8/layout/orgChart1"/>
    <dgm:cxn modelId="{A4F25920-2E8C-4C89-A340-4D7E6757395C}" type="presParOf" srcId="{47A5F63D-F1F8-48CE-AEA7-964C2CD26A02}" destId="{68921379-77C9-4741-B9F2-CBC36B653D1F}" srcOrd="1" destOrd="0" presId="urn:microsoft.com/office/officeart/2005/8/layout/orgChart1"/>
    <dgm:cxn modelId="{78E51390-29DE-4BA0-A27D-94FE7CEC9CFE}" type="presParOf" srcId="{27B008E0-8A30-4511-B66B-1589666EFCE8}" destId="{8C70890E-49F8-42A5-9416-92FD7DE55292}" srcOrd="1" destOrd="0" presId="urn:microsoft.com/office/officeart/2005/8/layout/orgChart1"/>
    <dgm:cxn modelId="{91F88DCC-C903-472E-8C41-0B9D571EB7AA}" type="presParOf" srcId="{27B008E0-8A30-4511-B66B-1589666EFCE8}" destId="{A67C7231-2F8C-4AC7-AB8F-50E835D04B9E}" srcOrd="2" destOrd="0" presId="urn:microsoft.com/office/officeart/2005/8/layout/orgChart1"/>
    <dgm:cxn modelId="{C75E3668-1ED1-4725-BE4E-CC917D2862EB}" type="presParOf" srcId="{BBB87F64-429C-45F0-B099-F2952312308F}" destId="{99BAA56E-687D-40D6-8711-10491025DB62}" srcOrd="2" destOrd="0" presId="urn:microsoft.com/office/officeart/2005/8/layout/orgChart1"/>
    <dgm:cxn modelId="{88037448-B605-4A2C-A0AD-A0890B35C2B5}" type="presParOf" srcId="{BBB87F64-429C-45F0-B099-F2952312308F}" destId="{6D9C1522-19D6-486B-8060-4EDC44A0EA86}" srcOrd="3" destOrd="0" presId="urn:microsoft.com/office/officeart/2005/8/layout/orgChart1"/>
    <dgm:cxn modelId="{2B215E54-A026-44F1-9F80-162BFFB24951}" type="presParOf" srcId="{6D9C1522-19D6-486B-8060-4EDC44A0EA86}" destId="{919598A6-8BE5-4258-8788-A303A5E91204}" srcOrd="0" destOrd="0" presId="urn:microsoft.com/office/officeart/2005/8/layout/orgChart1"/>
    <dgm:cxn modelId="{7F1F8ED0-2545-4A92-9752-DDC5CE5263FB}" type="presParOf" srcId="{919598A6-8BE5-4258-8788-A303A5E91204}" destId="{7CEF8D06-24CB-4E34-845C-175634C5DF76}" srcOrd="0" destOrd="0" presId="urn:microsoft.com/office/officeart/2005/8/layout/orgChart1"/>
    <dgm:cxn modelId="{D27A2663-DF88-4087-B297-4311074F8B4D}" type="presParOf" srcId="{919598A6-8BE5-4258-8788-A303A5E91204}" destId="{32301670-4207-45D1-858E-B7EEFADD1D43}" srcOrd="1" destOrd="0" presId="urn:microsoft.com/office/officeart/2005/8/layout/orgChart1"/>
    <dgm:cxn modelId="{C9E0FC67-441E-4F89-90EA-D5036AC3F803}" type="presParOf" srcId="{6D9C1522-19D6-486B-8060-4EDC44A0EA86}" destId="{BF008B42-E653-4597-A81B-A8164A09C619}" srcOrd="1" destOrd="0" presId="urn:microsoft.com/office/officeart/2005/8/layout/orgChart1"/>
    <dgm:cxn modelId="{D747E629-997C-4D96-A317-C777E52D3CA8}" type="presParOf" srcId="{6D9C1522-19D6-486B-8060-4EDC44A0EA86}" destId="{EEC40D83-2A9A-4614-B088-9FB785D2A1E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4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4E485FE-12A3-4900-B899-9DA0E3BAAAD9}" type="doc">
      <dgm:prSet loTypeId="urn:microsoft.com/office/officeart/2008/layout/NameandTitleOrganizationalChart" loCatId="hierarchy" qsTypeId="urn:microsoft.com/office/officeart/2005/8/quickstyle/3d2" qsCatId="3D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EBF7259-0E35-4F84-9FB9-74064B4058FF}">
      <dgm:prSet phldrT="[Text]" custT="1"/>
      <dgm:spPr/>
      <dgm:t>
        <a:bodyPr/>
        <a:lstStyle/>
        <a:p>
          <a:pPr rtl="1"/>
          <a:r>
            <a:rPr lang="ar-SA" sz="3200" b="1">
              <a:cs typeface="B Zar" panose="00000400000000000000" pitchFamily="2" charset="-78"/>
            </a:rPr>
            <a:t>معیارهای ارزیابی خطا</a:t>
          </a:r>
          <a:endParaRPr lang="en-US" sz="3200">
            <a:cs typeface="B Zar" panose="00000400000000000000" pitchFamily="2" charset="-78"/>
          </a:endParaRPr>
        </a:p>
      </dgm:t>
    </dgm:pt>
    <dgm:pt modelId="{A4924731-3EA4-4EFB-BB09-7A64D5DD9D8D}" type="parTrans" cxnId="{5D4BAF57-1976-4111-8AE9-589A9603D42C}">
      <dgm:prSet/>
      <dgm:spPr/>
      <dgm:t>
        <a:bodyPr/>
        <a:lstStyle/>
        <a:p>
          <a:endParaRPr lang="en-US"/>
        </a:p>
      </dgm:t>
    </dgm:pt>
    <dgm:pt modelId="{F97405AE-6C73-431F-BB3B-84ABA0EB8E5D}" type="sibTrans" cxnId="{5D4BAF57-1976-4111-8AE9-589A9603D42C}">
      <dgm:prSet/>
      <dgm:spPr/>
      <dgm:t>
        <a:bodyPr/>
        <a:lstStyle/>
        <a:p>
          <a:endParaRPr lang="en-US"/>
        </a:p>
      </dgm:t>
    </dgm:pt>
    <dgm:pt modelId="{D305ED0A-E00F-4693-8B26-D1A4D3D496F6}" type="asst">
      <dgm:prSet phldrT="[Text]" custT="1"/>
      <dgm:spPr/>
      <dgm:t>
        <a:bodyPr/>
        <a:lstStyle/>
        <a:p>
          <a:pPr rtl="1"/>
          <a:r>
            <a:rPr lang="en-US" sz="3600" b="1">
              <a:latin typeface="Times New Roman" panose="02020603050405020304" pitchFamily="18" charset="0"/>
              <a:cs typeface="Times New Roman" panose="02020603050405020304" pitchFamily="18" charset="0"/>
            </a:rPr>
            <a:t>MAE</a:t>
          </a:r>
          <a:endParaRPr lang="en-US" sz="45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3E2677-C22E-4475-B8D6-B2A7808F550F}" type="parTrans" cxnId="{293DA96B-8809-45C4-BE6F-6B2C09659261}">
      <dgm:prSet/>
      <dgm:spPr/>
      <dgm:t>
        <a:bodyPr/>
        <a:lstStyle/>
        <a:p>
          <a:endParaRPr lang="en-US"/>
        </a:p>
      </dgm:t>
    </dgm:pt>
    <dgm:pt modelId="{7CB1DE28-B807-4122-808A-28AB9A288F93}" type="sibTrans" cxnId="{293DA96B-8809-45C4-BE6F-6B2C09659261}">
      <dgm:prSet custT="1"/>
      <dgm:spPr/>
      <dgm:t>
        <a:bodyPr/>
        <a:lstStyle/>
        <a:p>
          <a:pPr algn="ctr"/>
          <a:r>
            <a:rPr lang="fa-IR" sz="1600">
              <a:cs typeface="B Zar" panose="00000400000000000000" pitchFamily="2" charset="-78"/>
            </a:rPr>
            <a:t>میانگین قدر مطلق خطاها</a:t>
          </a:r>
          <a:endParaRPr lang="en-US" sz="1600">
            <a:cs typeface="B Zar" panose="00000400000000000000" pitchFamily="2" charset="-78"/>
          </a:endParaRPr>
        </a:p>
      </dgm:t>
    </dgm:pt>
    <dgm:pt modelId="{1B790376-CC14-4246-A335-BBB530C91D0F}" type="asst">
      <dgm:prSet phldrT="[Text]" custT="1"/>
      <dgm:spPr/>
      <dgm:t>
        <a:bodyPr/>
        <a:lstStyle/>
        <a:p>
          <a:pPr rtl="1"/>
          <a:r>
            <a:rPr lang="en-US" sz="3600" b="1">
              <a:latin typeface="Times New Roman" panose="02020603050405020304" pitchFamily="18" charset="0"/>
              <a:cs typeface="Times New Roman" panose="02020603050405020304" pitchFamily="18" charset="0"/>
            </a:rPr>
            <a:t>MSE</a:t>
          </a:r>
          <a:endParaRPr lang="en-US" sz="45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CC6A2F3-6CE3-4F92-9465-D6EE76DCA24D}" type="parTrans" cxnId="{01C940A3-30A1-46F0-BDD6-AD87DB10C2C1}">
      <dgm:prSet/>
      <dgm:spPr/>
      <dgm:t>
        <a:bodyPr/>
        <a:lstStyle/>
        <a:p>
          <a:endParaRPr lang="en-US"/>
        </a:p>
      </dgm:t>
    </dgm:pt>
    <dgm:pt modelId="{182C1758-78A9-4092-BE7F-DC9E42559439}" type="sibTrans" cxnId="{01C940A3-30A1-46F0-BDD6-AD87DB10C2C1}">
      <dgm:prSet custT="1"/>
      <dgm:spPr/>
      <dgm:t>
        <a:bodyPr/>
        <a:lstStyle/>
        <a:p>
          <a:pPr algn="ctr"/>
          <a:r>
            <a:rPr lang="fa-IR" sz="1600">
              <a:cs typeface="B Zar" panose="00000400000000000000" pitchFamily="2" charset="-78"/>
            </a:rPr>
            <a:t>میانگین مربع خطاها</a:t>
          </a:r>
          <a:endParaRPr lang="en-US" sz="1600">
            <a:cs typeface="B Zar" panose="00000400000000000000" pitchFamily="2" charset="-78"/>
          </a:endParaRPr>
        </a:p>
      </dgm:t>
    </dgm:pt>
    <dgm:pt modelId="{12C041DD-EE49-4AC3-A145-68895813F372}" type="asst">
      <dgm:prSet phldrT="[Text]" custT="1"/>
      <dgm:spPr/>
      <dgm:t>
        <a:bodyPr/>
        <a:lstStyle/>
        <a:p>
          <a:pPr rtl="1"/>
          <a:r>
            <a:rPr lang="en-US" sz="4500" b="1">
              <a:latin typeface="Times New Roman" panose="02020603050405020304" pitchFamily="18" charset="0"/>
              <a:cs typeface="Times New Roman" panose="02020603050405020304" pitchFamily="18" charset="0"/>
            </a:rPr>
            <a:t>R²</a:t>
          </a:r>
          <a:endParaRPr lang="en-US" sz="45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BFA5743-6FFD-49EE-8329-BF48872345AF}" type="parTrans" cxnId="{69110716-3397-4593-A437-F10AE7923941}">
      <dgm:prSet/>
      <dgm:spPr/>
      <dgm:t>
        <a:bodyPr/>
        <a:lstStyle/>
        <a:p>
          <a:endParaRPr lang="en-US"/>
        </a:p>
      </dgm:t>
    </dgm:pt>
    <dgm:pt modelId="{9F22553B-AB92-4A8A-A813-003683DB21EE}" type="sibTrans" cxnId="{69110716-3397-4593-A437-F10AE7923941}">
      <dgm:prSet custT="1"/>
      <dgm:spPr/>
      <dgm:t>
        <a:bodyPr/>
        <a:lstStyle/>
        <a:p>
          <a:pPr algn="ctr"/>
          <a:r>
            <a:rPr lang="fa-IR" sz="1600">
              <a:cs typeface="B Zar" panose="00000400000000000000" pitchFamily="2" charset="-78"/>
            </a:rPr>
            <a:t>ضریب تعیین</a:t>
          </a:r>
          <a:endParaRPr lang="en-US" sz="1600">
            <a:cs typeface="B Zar" panose="00000400000000000000" pitchFamily="2" charset="-78"/>
          </a:endParaRPr>
        </a:p>
      </dgm:t>
    </dgm:pt>
    <dgm:pt modelId="{52338E43-55BF-446E-A10A-458F7B39DCB2}" type="asst">
      <dgm:prSet phldrT="[Text]" custT="1"/>
      <dgm:spPr/>
      <dgm:t>
        <a:bodyPr/>
        <a:lstStyle/>
        <a:p>
          <a:pPr rtl="1"/>
          <a:r>
            <a:rPr lang="en-US" sz="3600" b="1">
              <a:latin typeface="Times New Roman" panose="02020603050405020304" pitchFamily="18" charset="0"/>
              <a:cs typeface="Times New Roman" panose="02020603050405020304" pitchFamily="18" charset="0"/>
            </a:rPr>
            <a:t>RMSE</a:t>
          </a:r>
          <a:endParaRPr lang="en-US" sz="3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A7F3234-BB53-4C30-ADFE-E6B6D248305B}" type="parTrans" cxnId="{837C497C-EBFB-4FC1-A604-C05D7748D47A}">
      <dgm:prSet/>
      <dgm:spPr/>
      <dgm:t>
        <a:bodyPr/>
        <a:lstStyle/>
        <a:p>
          <a:endParaRPr lang="en-US"/>
        </a:p>
      </dgm:t>
    </dgm:pt>
    <dgm:pt modelId="{90FB012B-E4D7-467C-A281-AA118BEA8C5F}" type="sibTrans" cxnId="{837C497C-EBFB-4FC1-A604-C05D7748D47A}">
      <dgm:prSet custT="1"/>
      <dgm:spPr/>
      <dgm:t>
        <a:bodyPr/>
        <a:lstStyle/>
        <a:p>
          <a:pPr rtl="1"/>
          <a:r>
            <a:rPr lang="fa-IR" sz="1600">
              <a:cs typeface="B Zar" panose="00000400000000000000" pitchFamily="2" charset="-78"/>
            </a:rPr>
            <a:t>ریشه</a:t>
          </a:r>
          <a:r>
            <a:rPr lang="fa-IR" sz="1600"/>
            <a:t> </a:t>
          </a:r>
          <a:r>
            <a:rPr lang="en-US" sz="1600">
              <a:latin typeface="Times New Roman" panose="02020603050405020304" pitchFamily="18" charset="0"/>
              <a:cs typeface="Times New Roman" panose="02020603050405020304" pitchFamily="18" charset="0"/>
            </a:rPr>
            <a:t>MSE</a:t>
          </a:r>
        </a:p>
      </dgm:t>
    </dgm:pt>
    <dgm:pt modelId="{924C7C23-6181-4E28-AAB2-A92FF0BB58CD}" type="pres">
      <dgm:prSet presAssocID="{54E485FE-12A3-4900-B899-9DA0E3BAAAD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21915C8-1EF4-4DD9-B3FA-C654096EC93C}" type="pres">
      <dgm:prSet presAssocID="{2EBF7259-0E35-4F84-9FB9-74064B4058FF}" presName="hierRoot1" presStyleCnt="0">
        <dgm:presLayoutVars>
          <dgm:hierBranch val="init"/>
        </dgm:presLayoutVars>
      </dgm:prSet>
      <dgm:spPr/>
    </dgm:pt>
    <dgm:pt modelId="{B946A9C9-69E2-4737-BBE0-F6555B6336B6}" type="pres">
      <dgm:prSet presAssocID="{2EBF7259-0E35-4F84-9FB9-74064B4058FF}" presName="rootComposite1" presStyleCnt="0"/>
      <dgm:spPr/>
    </dgm:pt>
    <dgm:pt modelId="{499A087F-91F0-4328-B557-09B9684ACB8A}" type="pres">
      <dgm:prSet presAssocID="{2EBF7259-0E35-4F84-9FB9-74064B4058FF}" presName="rootText1" presStyleLbl="node0" presStyleIdx="0" presStyleCnt="1" custScaleX="255922">
        <dgm:presLayoutVars>
          <dgm:chMax/>
          <dgm:chPref val="3"/>
        </dgm:presLayoutVars>
      </dgm:prSet>
      <dgm:spPr/>
      <dgm:t>
        <a:bodyPr/>
        <a:lstStyle/>
        <a:p>
          <a:endParaRPr lang="en-US"/>
        </a:p>
      </dgm:t>
    </dgm:pt>
    <dgm:pt modelId="{3A18FF70-BC90-4928-9CE5-81BB2B8636AE}" type="pres">
      <dgm:prSet presAssocID="{2EBF7259-0E35-4F84-9FB9-74064B4058FF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US"/>
        </a:p>
      </dgm:t>
    </dgm:pt>
    <dgm:pt modelId="{23A9E73D-F146-4FC5-877D-C9A624B0E4F5}" type="pres">
      <dgm:prSet presAssocID="{2EBF7259-0E35-4F84-9FB9-74064B4058FF}" presName="rootConnector1" presStyleLbl="node1" presStyleIdx="0" presStyleCnt="0"/>
      <dgm:spPr/>
    </dgm:pt>
    <dgm:pt modelId="{20628DAB-6B1C-4CBF-8ABC-A4DA5C90C79C}" type="pres">
      <dgm:prSet presAssocID="{2EBF7259-0E35-4F84-9FB9-74064B4058FF}" presName="hierChild2" presStyleCnt="0"/>
      <dgm:spPr/>
    </dgm:pt>
    <dgm:pt modelId="{F36D4FE8-1904-48EB-85A5-3C49FB42F037}" type="pres">
      <dgm:prSet presAssocID="{2EBF7259-0E35-4F84-9FB9-74064B4058FF}" presName="hierChild3" presStyleCnt="0"/>
      <dgm:spPr/>
    </dgm:pt>
    <dgm:pt modelId="{B2AE0348-EDFF-4488-907C-E5F1D1934C6E}" type="pres">
      <dgm:prSet presAssocID="{7F3E2677-C22E-4475-B8D6-B2A7808F550F}" presName="Name96" presStyleLbl="parChTrans1D2" presStyleIdx="0" presStyleCnt="4"/>
      <dgm:spPr/>
    </dgm:pt>
    <dgm:pt modelId="{6F4F7B40-CA90-4954-97DF-8C0E6164CEDB}" type="pres">
      <dgm:prSet presAssocID="{D305ED0A-E00F-4693-8B26-D1A4D3D496F6}" presName="hierRoot3" presStyleCnt="0">
        <dgm:presLayoutVars>
          <dgm:hierBranch val="init"/>
        </dgm:presLayoutVars>
      </dgm:prSet>
      <dgm:spPr/>
    </dgm:pt>
    <dgm:pt modelId="{71F5179C-0524-4208-97DF-4CFAFD701AE5}" type="pres">
      <dgm:prSet presAssocID="{D305ED0A-E00F-4693-8B26-D1A4D3D496F6}" presName="rootComposite3" presStyleCnt="0"/>
      <dgm:spPr/>
    </dgm:pt>
    <dgm:pt modelId="{F6CBB846-13BA-47B4-9138-177B1E53F808}" type="pres">
      <dgm:prSet presAssocID="{D305ED0A-E00F-4693-8B26-D1A4D3D496F6}" presName="rootText3" presStyleLbl="asst1" presStyleIdx="0" presStyleCnt="4" custScaleX="119800" custLinFactNeighborX="670" custLinFactNeighborY="-2070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A6B6ECA-5CF1-4D19-A6AE-C297C089F16B}" type="pres">
      <dgm:prSet presAssocID="{D305ED0A-E00F-4693-8B26-D1A4D3D496F6}" presName="titleText3" presStyleLbl="fgAcc2" presStyleIdx="0" presStyleCnt="4" custScaleX="144663" custScaleY="147931">
        <dgm:presLayoutVars>
          <dgm:chMax val="0"/>
          <dgm:chPref val="0"/>
        </dgm:presLayoutVars>
      </dgm:prSet>
      <dgm:spPr/>
      <dgm:t>
        <a:bodyPr/>
        <a:lstStyle/>
        <a:p>
          <a:endParaRPr lang="en-US"/>
        </a:p>
      </dgm:t>
    </dgm:pt>
    <dgm:pt modelId="{F9C47472-DAB7-41C2-9240-5B380F86371B}" type="pres">
      <dgm:prSet presAssocID="{D305ED0A-E00F-4693-8B26-D1A4D3D496F6}" presName="rootConnector3" presStyleLbl="asst1" presStyleIdx="0" presStyleCnt="4"/>
      <dgm:spPr/>
    </dgm:pt>
    <dgm:pt modelId="{94ED676E-B723-41EB-9A56-6F5E3D7F2934}" type="pres">
      <dgm:prSet presAssocID="{D305ED0A-E00F-4693-8B26-D1A4D3D496F6}" presName="hierChild6" presStyleCnt="0"/>
      <dgm:spPr/>
    </dgm:pt>
    <dgm:pt modelId="{443D0109-A98A-4933-9428-C782D8FF1511}" type="pres">
      <dgm:prSet presAssocID="{D305ED0A-E00F-4693-8B26-D1A4D3D496F6}" presName="hierChild7" presStyleCnt="0"/>
      <dgm:spPr/>
    </dgm:pt>
    <dgm:pt modelId="{9C941A9B-4E7B-4BC1-BBB8-1470C5593C1B}" type="pres">
      <dgm:prSet presAssocID="{4CC6A2F3-6CE3-4F92-9465-D6EE76DCA24D}" presName="Name96" presStyleLbl="parChTrans1D2" presStyleIdx="1" presStyleCnt="4"/>
      <dgm:spPr/>
    </dgm:pt>
    <dgm:pt modelId="{861883F9-0421-433D-851C-2B0657D7E932}" type="pres">
      <dgm:prSet presAssocID="{1B790376-CC14-4246-A335-BBB530C91D0F}" presName="hierRoot3" presStyleCnt="0">
        <dgm:presLayoutVars>
          <dgm:hierBranch val="init"/>
        </dgm:presLayoutVars>
      </dgm:prSet>
      <dgm:spPr/>
    </dgm:pt>
    <dgm:pt modelId="{97BB4ABA-D7C2-4CF0-9279-29453FE37ED5}" type="pres">
      <dgm:prSet presAssocID="{1B790376-CC14-4246-A335-BBB530C91D0F}" presName="rootComposite3" presStyleCnt="0"/>
      <dgm:spPr/>
    </dgm:pt>
    <dgm:pt modelId="{EEAB7097-E1D5-4CBA-BBB7-7E25DAE2FDBE}" type="pres">
      <dgm:prSet presAssocID="{1B790376-CC14-4246-A335-BBB530C91D0F}" presName="rootText3" presStyleLbl="asst1" presStyleIdx="1" presStyleCnt="4" custScaleX="106587" custLinFactNeighborX="19429" custLinFactNeighborY="-2070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F71D6D4-89BD-41EC-A8DA-AEC7268D1360}" type="pres">
      <dgm:prSet presAssocID="{1B790376-CC14-4246-A335-BBB530C91D0F}" presName="titleText3" presStyleLbl="fgAcc2" presStyleIdx="1" presStyleCnt="4" custScaleX="122000" custScaleY="128331">
        <dgm:presLayoutVars>
          <dgm:chMax val="0"/>
          <dgm:chPref val="0"/>
        </dgm:presLayoutVars>
      </dgm:prSet>
      <dgm:spPr/>
      <dgm:t>
        <a:bodyPr/>
        <a:lstStyle/>
        <a:p>
          <a:endParaRPr lang="en-US"/>
        </a:p>
      </dgm:t>
    </dgm:pt>
    <dgm:pt modelId="{2ED4949A-77EC-4BAB-8D03-07C2E0A0C6DB}" type="pres">
      <dgm:prSet presAssocID="{1B790376-CC14-4246-A335-BBB530C91D0F}" presName="rootConnector3" presStyleLbl="asst1" presStyleIdx="1" presStyleCnt="4"/>
      <dgm:spPr/>
    </dgm:pt>
    <dgm:pt modelId="{630EBB93-E75F-4550-A75A-88060DABCA3B}" type="pres">
      <dgm:prSet presAssocID="{1B790376-CC14-4246-A335-BBB530C91D0F}" presName="hierChild6" presStyleCnt="0"/>
      <dgm:spPr/>
    </dgm:pt>
    <dgm:pt modelId="{074B25E0-5420-4DF3-ABE8-808BED7DA3E1}" type="pres">
      <dgm:prSet presAssocID="{1B790376-CC14-4246-A335-BBB530C91D0F}" presName="hierChild7" presStyleCnt="0"/>
      <dgm:spPr/>
    </dgm:pt>
    <dgm:pt modelId="{513C8AA8-0B70-42B5-971F-093329280B02}" type="pres">
      <dgm:prSet presAssocID="{7A7F3234-BB53-4C30-ADFE-E6B6D248305B}" presName="Name96" presStyleLbl="parChTrans1D2" presStyleIdx="2" presStyleCnt="4"/>
      <dgm:spPr/>
    </dgm:pt>
    <dgm:pt modelId="{AE3CCF20-F37E-4A61-AEAD-A11887D0C53C}" type="pres">
      <dgm:prSet presAssocID="{52338E43-55BF-446E-A10A-458F7B39DCB2}" presName="hierRoot3" presStyleCnt="0">
        <dgm:presLayoutVars>
          <dgm:hierBranch val="init"/>
        </dgm:presLayoutVars>
      </dgm:prSet>
      <dgm:spPr/>
    </dgm:pt>
    <dgm:pt modelId="{416B6913-72B2-4391-A5FE-D67F5343070A}" type="pres">
      <dgm:prSet presAssocID="{52338E43-55BF-446E-A10A-458F7B39DCB2}" presName="rootComposite3" presStyleCnt="0"/>
      <dgm:spPr/>
    </dgm:pt>
    <dgm:pt modelId="{E9D9A87F-E298-457C-AECC-59FA0DE7F3B4}" type="pres">
      <dgm:prSet presAssocID="{52338E43-55BF-446E-A10A-458F7B39DCB2}" presName="rootText3" presStyleLbl="asst1" presStyleIdx="2" presStyleCnt="4" custScaleX="12082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9ECBF9-766E-45BD-9B65-DBBFD413C866}" type="pres">
      <dgm:prSet presAssocID="{52338E43-55BF-446E-A10A-458F7B39DCB2}" presName="titleText3" presStyleLbl="fgAcc2" presStyleIdx="2" presStyleCnt="4" custScaleY="148094">
        <dgm:presLayoutVars>
          <dgm:chMax val="0"/>
          <dgm:chPref val="0"/>
        </dgm:presLayoutVars>
      </dgm:prSet>
      <dgm:spPr/>
      <dgm:t>
        <a:bodyPr/>
        <a:lstStyle/>
        <a:p>
          <a:endParaRPr lang="en-US"/>
        </a:p>
      </dgm:t>
    </dgm:pt>
    <dgm:pt modelId="{45D5A97D-0562-4DA3-BD3F-1E96D6BB4B31}" type="pres">
      <dgm:prSet presAssocID="{52338E43-55BF-446E-A10A-458F7B39DCB2}" presName="rootConnector3" presStyleLbl="asst1" presStyleIdx="2" presStyleCnt="4"/>
      <dgm:spPr/>
    </dgm:pt>
    <dgm:pt modelId="{14CED98C-C422-4CE0-A06E-37795C1B0EBB}" type="pres">
      <dgm:prSet presAssocID="{52338E43-55BF-446E-A10A-458F7B39DCB2}" presName="hierChild6" presStyleCnt="0"/>
      <dgm:spPr/>
    </dgm:pt>
    <dgm:pt modelId="{D07CFB06-7071-48AE-80E6-B282CDD0979F}" type="pres">
      <dgm:prSet presAssocID="{52338E43-55BF-446E-A10A-458F7B39DCB2}" presName="hierChild7" presStyleCnt="0"/>
      <dgm:spPr/>
    </dgm:pt>
    <dgm:pt modelId="{EA8798BD-BF99-4715-B580-453635D44805}" type="pres">
      <dgm:prSet presAssocID="{ABFA5743-6FFD-49EE-8329-BF48872345AF}" presName="Name96" presStyleLbl="parChTrans1D2" presStyleIdx="3" presStyleCnt="4"/>
      <dgm:spPr/>
    </dgm:pt>
    <dgm:pt modelId="{179FF1A7-4BFE-46E5-B6C5-5E5A05AC44FA}" type="pres">
      <dgm:prSet presAssocID="{12C041DD-EE49-4AC3-A145-68895813F372}" presName="hierRoot3" presStyleCnt="0">
        <dgm:presLayoutVars>
          <dgm:hierBranch val="init"/>
        </dgm:presLayoutVars>
      </dgm:prSet>
      <dgm:spPr/>
    </dgm:pt>
    <dgm:pt modelId="{01EEF82C-C4FD-4266-98F3-7751F2FF0332}" type="pres">
      <dgm:prSet presAssocID="{12C041DD-EE49-4AC3-A145-68895813F372}" presName="rootComposite3" presStyleCnt="0"/>
      <dgm:spPr/>
    </dgm:pt>
    <dgm:pt modelId="{9C9091D7-CC3C-4A53-869E-45177492751F}" type="pres">
      <dgm:prSet presAssocID="{12C041DD-EE49-4AC3-A145-68895813F372}" presName="rootText3" presStyleLbl="asst1" presStyleIdx="3" presStyleCnt="4" custLinFactNeighborX="26128" custLinFactNeighborY="129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0C3C293-30D4-4A35-893D-F335BA0B41FE}" type="pres">
      <dgm:prSet presAssocID="{12C041DD-EE49-4AC3-A145-68895813F372}" presName="titleText3" presStyleLbl="fgAcc2" presStyleIdx="3" presStyleCnt="4">
        <dgm:presLayoutVars>
          <dgm:chMax val="0"/>
          <dgm:chPref val="0"/>
        </dgm:presLayoutVars>
      </dgm:prSet>
      <dgm:spPr/>
      <dgm:t>
        <a:bodyPr/>
        <a:lstStyle/>
        <a:p>
          <a:endParaRPr lang="en-US"/>
        </a:p>
      </dgm:t>
    </dgm:pt>
    <dgm:pt modelId="{AE58700C-0852-426D-A476-D6DAD45C5A1E}" type="pres">
      <dgm:prSet presAssocID="{12C041DD-EE49-4AC3-A145-68895813F372}" presName="rootConnector3" presStyleLbl="asst1" presStyleIdx="3" presStyleCnt="4"/>
      <dgm:spPr/>
    </dgm:pt>
    <dgm:pt modelId="{3D951D45-1D8E-46E6-9194-0C6CB4C8ACB8}" type="pres">
      <dgm:prSet presAssocID="{12C041DD-EE49-4AC3-A145-68895813F372}" presName="hierChild6" presStyleCnt="0"/>
      <dgm:spPr/>
    </dgm:pt>
    <dgm:pt modelId="{99D16488-700E-4361-877C-6221E97CE581}" type="pres">
      <dgm:prSet presAssocID="{12C041DD-EE49-4AC3-A145-68895813F372}" presName="hierChild7" presStyleCnt="0"/>
      <dgm:spPr/>
    </dgm:pt>
  </dgm:ptLst>
  <dgm:cxnLst>
    <dgm:cxn modelId="{69110716-3397-4593-A437-F10AE7923941}" srcId="{2EBF7259-0E35-4F84-9FB9-74064B4058FF}" destId="{12C041DD-EE49-4AC3-A145-68895813F372}" srcOrd="3" destOrd="0" parTransId="{ABFA5743-6FFD-49EE-8329-BF48872345AF}" sibTransId="{9F22553B-AB92-4A8A-A813-003683DB21EE}"/>
    <dgm:cxn modelId="{F58CC19A-0329-44AC-BC29-6971675571CE}" type="presOf" srcId="{2EBF7259-0E35-4F84-9FB9-74064B4058FF}" destId="{23A9E73D-F146-4FC5-877D-C9A624B0E4F5}" srcOrd="1" destOrd="0" presId="urn:microsoft.com/office/officeart/2008/layout/NameandTitleOrganizationalChart"/>
    <dgm:cxn modelId="{BE930CF5-6A39-47F6-A54C-ECEA5CD00F30}" type="presOf" srcId="{52338E43-55BF-446E-A10A-458F7B39DCB2}" destId="{E9D9A87F-E298-457C-AECC-59FA0DE7F3B4}" srcOrd="0" destOrd="0" presId="urn:microsoft.com/office/officeart/2008/layout/NameandTitleOrganizationalChart"/>
    <dgm:cxn modelId="{EE6072BC-D0A1-442E-8EAF-C49689668652}" type="presOf" srcId="{54E485FE-12A3-4900-B899-9DA0E3BAAAD9}" destId="{924C7C23-6181-4E28-AAB2-A92FF0BB58CD}" srcOrd="0" destOrd="0" presId="urn:microsoft.com/office/officeart/2008/layout/NameandTitleOrganizationalChart"/>
    <dgm:cxn modelId="{837C497C-EBFB-4FC1-A604-C05D7748D47A}" srcId="{2EBF7259-0E35-4F84-9FB9-74064B4058FF}" destId="{52338E43-55BF-446E-A10A-458F7B39DCB2}" srcOrd="2" destOrd="0" parTransId="{7A7F3234-BB53-4C30-ADFE-E6B6D248305B}" sibTransId="{90FB012B-E4D7-467C-A281-AA118BEA8C5F}"/>
    <dgm:cxn modelId="{3538A693-C9D6-4090-81DF-E896665E1A18}" type="presOf" srcId="{F97405AE-6C73-431F-BB3B-84ABA0EB8E5D}" destId="{3A18FF70-BC90-4928-9CE5-81BB2B8636AE}" srcOrd="0" destOrd="0" presId="urn:microsoft.com/office/officeart/2008/layout/NameandTitleOrganizationalChart"/>
    <dgm:cxn modelId="{5D4BAF57-1976-4111-8AE9-589A9603D42C}" srcId="{54E485FE-12A3-4900-B899-9DA0E3BAAAD9}" destId="{2EBF7259-0E35-4F84-9FB9-74064B4058FF}" srcOrd="0" destOrd="0" parTransId="{A4924731-3EA4-4EFB-BB09-7A64D5DD9D8D}" sibTransId="{F97405AE-6C73-431F-BB3B-84ABA0EB8E5D}"/>
    <dgm:cxn modelId="{2C28DE14-8399-4F7B-B799-25EE8273FDBA}" type="presOf" srcId="{12C041DD-EE49-4AC3-A145-68895813F372}" destId="{9C9091D7-CC3C-4A53-869E-45177492751F}" srcOrd="0" destOrd="0" presId="urn:microsoft.com/office/officeart/2008/layout/NameandTitleOrganizationalChart"/>
    <dgm:cxn modelId="{01C940A3-30A1-46F0-BDD6-AD87DB10C2C1}" srcId="{2EBF7259-0E35-4F84-9FB9-74064B4058FF}" destId="{1B790376-CC14-4246-A335-BBB530C91D0F}" srcOrd="1" destOrd="0" parTransId="{4CC6A2F3-6CE3-4F92-9465-D6EE76DCA24D}" sibTransId="{182C1758-78A9-4092-BE7F-DC9E42559439}"/>
    <dgm:cxn modelId="{47BBE8D5-0ED2-4502-A715-6A1D865B1A03}" type="presOf" srcId="{7CB1DE28-B807-4122-808A-28AB9A288F93}" destId="{CA6B6ECA-5CF1-4D19-A6AE-C297C089F16B}" srcOrd="0" destOrd="0" presId="urn:microsoft.com/office/officeart/2008/layout/NameandTitleOrganizationalChart"/>
    <dgm:cxn modelId="{351103B8-AD54-4AD8-AAF9-A16716D122C2}" type="presOf" srcId="{9F22553B-AB92-4A8A-A813-003683DB21EE}" destId="{10C3C293-30D4-4A35-893D-F335BA0B41FE}" srcOrd="0" destOrd="0" presId="urn:microsoft.com/office/officeart/2008/layout/NameandTitleOrganizationalChart"/>
    <dgm:cxn modelId="{58338613-EC78-46CA-92DA-D7B64296849F}" type="presOf" srcId="{4CC6A2F3-6CE3-4F92-9465-D6EE76DCA24D}" destId="{9C941A9B-4E7B-4BC1-BBB8-1470C5593C1B}" srcOrd="0" destOrd="0" presId="urn:microsoft.com/office/officeart/2008/layout/NameandTitleOrganizationalChart"/>
    <dgm:cxn modelId="{C58227AD-2BBE-473D-AA3E-31366130DD7B}" type="presOf" srcId="{ABFA5743-6FFD-49EE-8329-BF48872345AF}" destId="{EA8798BD-BF99-4715-B580-453635D44805}" srcOrd="0" destOrd="0" presId="urn:microsoft.com/office/officeart/2008/layout/NameandTitleOrganizationalChart"/>
    <dgm:cxn modelId="{E256F1EA-60AB-4F31-AFE3-4E4F41887958}" type="presOf" srcId="{52338E43-55BF-446E-A10A-458F7B39DCB2}" destId="{45D5A97D-0562-4DA3-BD3F-1E96D6BB4B31}" srcOrd="1" destOrd="0" presId="urn:microsoft.com/office/officeart/2008/layout/NameandTitleOrganizationalChart"/>
    <dgm:cxn modelId="{7A40C776-93C7-4B9A-96AC-E0A97145DB97}" type="presOf" srcId="{2EBF7259-0E35-4F84-9FB9-74064B4058FF}" destId="{499A087F-91F0-4328-B557-09B9684ACB8A}" srcOrd="0" destOrd="0" presId="urn:microsoft.com/office/officeart/2008/layout/NameandTitleOrganizationalChart"/>
    <dgm:cxn modelId="{AFF2E419-12AF-40B3-9D3E-97D8BBB2FC47}" type="presOf" srcId="{D305ED0A-E00F-4693-8B26-D1A4D3D496F6}" destId="{F9C47472-DAB7-41C2-9240-5B380F86371B}" srcOrd="1" destOrd="0" presId="urn:microsoft.com/office/officeart/2008/layout/NameandTitleOrganizationalChart"/>
    <dgm:cxn modelId="{9D96DA50-C8E9-45A3-9E41-CCB7BEAE9696}" type="presOf" srcId="{12C041DD-EE49-4AC3-A145-68895813F372}" destId="{AE58700C-0852-426D-A476-D6DAD45C5A1E}" srcOrd="1" destOrd="0" presId="urn:microsoft.com/office/officeart/2008/layout/NameandTitleOrganizationalChart"/>
    <dgm:cxn modelId="{1D98CBC0-895C-4695-9772-453418D69B92}" type="presOf" srcId="{7F3E2677-C22E-4475-B8D6-B2A7808F550F}" destId="{B2AE0348-EDFF-4488-907C-E5F1D1934C6E}" srcOrd="0" destOrd="0" presId="urn:microsoft.com/office/officeart/2008/layout/NameandTitleOrganizationalChart"/>
    <dgm:cxn modelId="{501F64B5-4856-4294-8EA8-92B92BC21382}" type="presOf" srcId="{90FB012B-E4D7-467C-A281-AA118BEA8C5F}" destId="{A59ECBF9-766E-45BD-9B65-DBBFD413C866}" srcOrd="0" destOrd="0" presId="urn:microsoft.com/office/officeart/2008/layout/NameandTitleOrganizationalChart"/>
    <dgm:cxn modelId="{52DBF1BA-F734-4FA5-A5F6-DE2B32887C73}" type="presOf" srcId="{182C1758-78A9-4092-BE7F-DC9E42559439}" destId="{CF71D6D4-89BD-41EC-A8DA-AEC7268D1360}" srcOrd="0" destOrd="0" presId="urn:microsoft.com/office/officeart/2008/layout/NameandTitleOrganizationalChart"/>
    <dgm:cxn modelId="{E01E6E8C-F0CB-442A-A993-8E2E13C30C6C}" type="presOf" srcId="{7A7F3234-BB53-4C30-ADFE-E6B6D248305B}" destId="{513C8AA8-0B70-42B5-971F-093329280B02}" srcOrd="0" destOrd="0" presId="urn:microsoft.com/office/officeart/2008/layout/NameandTitleOrganizationalChart"/>
    <dgm:cxn modelId="{275987F7-1452-4ADA-8625-55D053F25CC5}" type="presOf" srcId="{1B790376-CC14-4246-A335-BBB530C91D0F}" destId="{EEAB7097-E1D5-4CBA-BBB7-7E25DAE2FDBE}" srcOrd="0" destOrd="0" presId="urn:microsoft.com/office/officeart/2008/layout/NameandTitleOrganizationalChart"/>
    <dgm:cxn modelId="{AF45806A-A45F-4119-A7A4-3DD401A6E456}" type="presOf" srcId="{D305ED0A-E00F-4693-8B26-D1A4D3D496F6}" destId="{F6CBB846-13BA-47B4-9138-177B1E53F808}" srcOrd="0" destOrd="0" presId="urn:microsoft.com/office/officeart/2008/layout/NameandTitleOrganizationalChart"/>
    <dgm:cxn modelId="{293DA96B-8809-45C4-BE6F-6B2C09659261}" srcId="{2EBF7259-0E35-4F84-9FB9-74064B4058FF}" destId="{D305ED0A-E00F-4693-8B26-D1A4D3D496F6}" srcOrd="0" destOrd="0" parTransId="{7F3E2677-C22E-4475-B8D6-B2A7808F550F}" sibTransId="{7CB1DE28-B807-4122-808A-28AB9A288F93}"/>
    <dgm:cxn modelId="{B0372ED3-AD77-42AA-9B9F-17E1CAADB46C}" type="presOf" srcId="{1B790376-CC14-4246-A335-BBB530C91D0F}" destId="{2ED4949A-77EC-4BAB-8D03-07C2E0A0C6DB}" srcOrd="1" destOrd="0" presId="urn:microsoft.com/office/officeart/2008/layout/NameandTitleOrganizationalChart"/>
    <dgm:cxn modelId="{A49DAA65-E868-4855-8614-8A50E6151857}" type="presParOf" srcId="{924C7C23-6181-4E28-AAB2-A92FF0BB58CD}" destId="{621915C8-1EF4-4DD9-B3FA-C654096EC93C}" srcOrd="0" destOrd="0" presId="urn:microsoft.com/office/officeart/2008/layout/NameandTitleOrganizationalChart"/>
    <dgm:cxn modelId="{5EF7109B-C470-4C4E-BC80-65DAFC4F782B}" type="presParOf" srcId="{621915C8-1EF4-4DD9-B3FA-C654096EC93C}" destId="{B946A9C9-69E2-4737-BBE0-F6555B6336B6}" srcOrd="0" destOrd="0" presId="urn:microsoft.com/office/officeart/2008/layout/NameandTitleOrganizationalChart"/>
    <dgm:cxn modelId="{A0A45764-ED01-44DD-9AAD-DE9B7E7D9797}" type="presParOf" srcId="{B946A9C9-69E2-4737-BBE0-F6555B6336B6}" destId="{499A087F-91F0-4328-B557-09B9684ACB8A}" srcOrd="0" destOrd="0" presId="urn:microsoft.com/office/officeart/2008/layout/NameandTitleOrganizationalChart"/>
    <dgm:cxn modelId="{09FE88A8-2FF1-43B2-BFA1-417B82A8325B}" type="presParOf" srcId="{B946A9C9-69E2-4737-BBE0-F6555B6336B6}" destId="{3A18FF70-BC90-4928-9CE5-81BB2B8636AE}" srcOrd="1" destOrd="0" presId="urn:microsoft.com/office/officeart/2008/layout/NameandTitleOrganizationalChart"/>
    <dgm:cxn modelId="{BFD76C84-925D-4876-8F93-435A81AD5A51}" type="presParOf" srcId="{B946A9C9-69E2-4737-BBE0-F6555B6336B6}" destId="{23A9E73D-F146-4FC5-877D-C9A624B0E4F5}" srcOrd="2" destOrd="0" presId="urn:microsoft.com/office/officeart/2008/layout/NameandTitleOrganizationalChart"/>
    <dgm:cxn modelId="{725E3FAF-BC41-4F87-9482-CA1690EA896C}" type="presParOf" srcId="{621915C8-1EF4-4DD9-B3FA-C654096EC93C}" destId="{20628DAB-6B1C-4CBF-8ABC-A4DA5C90C79C}" srcOrd="1" destOrd="0" presId="urn:microsoft.com/office/officeart/2008/layout/NameandTitleOrganizationalChart"/>
    <dgm:cxn modelId="{C450765B-8647-48D9-9470-7F726D94C91B}" type="presParOf" srcId="{621915C8-1EF4-4DD9-B3FA-C654096EC93C}" destId="{F36D4FE8-1904-48EB-85A5-3C49FB42F037}" srcOrd="2" destOrd="0" presId="urn:microsoft.com/office/officeart/2008/layout/NameandTitleOrganizationalChart"/>
    <dgm:cxn modelId="{C07B7678-F9D6-48CF-A873-9B4166208B2D}" type="presParOf" srcId="{F36D4FE8-1904-48EB-85A5-3C49FB42F037}" destId="{B2AE0348-EDFF-4488-907C-E5F1D1934C6E}" srcOrd="0" destOrd="0" presId="urn:microsoft.com/office/officeart/2008/layout/NameandTitleOrganizationalChart"/>
    <dgm:cxn modelId="{F2CFF62E-892B-4C57-BE40-B5D4A703881E}" type="presParOf" srcId="{F36D4FE8-1904-48EB-85A5-3C49FB42F037}" destId="{6F4F7B40-CA90-4954-97DF-8C0E6164CEDB}" srcOrd="1" destOrd="0" presId="urn:microsoft.com/office/officeart/2008/layout/NameandTitleOrganizationalChart"/>
    <dgm:cxn modelId="{EF776E1F-1007-4DE8-9989-EA9B30FA4028}" type="presParOf" srcId="{6F4F7B40-CA90-4954-97DF-8C0E6164CEDB}" destId="{71F5179C-0524-4208-97DF-4CFAFD701AE5}" srcOrd="0" destOrd="0" presId="urn:microsoft.com/office/officeart/2008/layout/NameandTitleOrganizationalChart"/>
    <dgm:cxn modelId="{571EEF84-AB30-4955-9373-65A46A5D6B16}" type="presParOf" srcId="{71F5179C-0524-4208-97DF-4CFAFD701AE5}" destId="{F6CBB846-13BA-47B4-9138-177B1E53F808}" srcOrd="0" destOrd="0" presId="urn:microsoft.com/office/officeart/2008/layout/NameandTitleOrganizationalChart"/>
    <dgm:cxn modelId="{CC6EB7AB-2816-42CA-97E1-20909B4FB6B0}" type="presParOf" srcId="{71F5179C-0524-4208-97DF-4CFAFD701AE5}" destId="{CA6B6ECA-5CF1-4D19-A6AE-C297C089F16B}" srcOrd="1" destOrd="0" presId="urn:microsoft.com/office/officeart/2008/layout/NameandTitleOrganizationalChart"/>
    <dgm:cxn modelId="{DF991032-7C7A-4CA6-8269-F7FAD93866A4}" type="presParOf" srcId="{71F5179C-0524-4208-97DF-4CFAFD701AE5}" destId="{F9C47472-DAB7-41C2-9240-5B380F86371B}" srcOrd="2" destOrd="0" presId="urn:microsoft.com/office/officeart/2008/layout/NameandTitleOrganizationalChart"/>
    <dgm:cxn modelId="{59565B16-C919-483D-8760-EE427C5AFA1A}" type="presParOf" srcId="{6F4F7B40-CA90-4954-97DF-8C0E6164CEDB}" destId="{94ED676E-B723-41EB-9A56-6F5E3D7F2934}" srcOrd="1" destOrd="0" presId="urn:microsoft.com/office/officeart/2008/layout/NameandTitleOrganizationalChart"/>
    <dgm:cxn modelId="{6318BF97-D104-4D1B-A019-394EE53BA66B}" type="presParOf" srcId="{6F4F7B40-CA90-4954-97DF-8C0E6164CEDB}" destId="{443D0109-A98A-4933-9428-C782D8FF1511}" srcOrd="2" destOrd="0" presId="urn:microsoft.com/office/officeart/2008/layout/NameandTitleOrganizationalChart"/>
    <dgm:cxn modelId="{93CDE4EF-A2D4-461B-B761-C4C20DC126CC}" type="presParOf" srcId="{F36D4FE8-1904-48EB-85A5-3C49FB42F037}" destId="{9C941A9B-4E7B-4BC1-BBB8-1470C5593C1B}" srcOrd="2" destOrd="0" presId="urn:microsoft.com/office/officeart/2008/layout/NameandTitleOrganizationalChart"/>
    <dgm:cxn modelId="{815E445D-2168-4605-BC72-00FD42E7AF02}" type="presParOf" srcId="{F36D4FE8-1904-48EB-85A5-3C49FB42F037}" destId="{861883F9-0421-433D-851C-2B0657D7E932}" srcOrd="3" destOrd="0" presId="urn:microsoft.com/office/officeart/2008/layout/NameandTitleOrganizationalChart"/>
    <dgm:cxn modelId="{000BF50E-C040-4DD9-BADC-7B62DCEC5573}" type="presParOf" srcId="{861883F9-0421-433D-851C-2B0657D7E932}" destId="{97BB4ABA-D7C2-4CF0-9279-29453FE37ED5}" srcOrd="0" destOrd="0" presId="urn:microsoft.com/office/officeart/2008/layout/NameandTitleOrganizationalChart"/>
    <dgm:cxn modelId="{6253DD5F-404F-48E6-883F-BF12FD77ADCB}" type="presParOf" srcId="{97BB4ABA-D7C2-4CF0-9279-29453FE37ED5}" destId="{EEAB7097-E1D5-4CBA-BBB7-7E25DAE2FDBE}" srcOrd="0" destOrd="0" presId="urn:microsoft.com/office/officeart/2008/layout/NameandTitleOrganizationalChart"/>
    <dgm:cxn modelId="{F9A03651-2508-4C7D-B37B-80219EA2E7A6}" type="presParOf" srcId="{97BB4ABA-D7C2-4CF0-9279-29453FE37ED5}" destId="{CF71D6D4-89BD-41EC-A8DA-AEC7268D1360}" srcOrd="1" destOrd="0" presId="urn:microsoft.com/office/officeart/2008/layout/NameandTitleOrganizationalChart"/>
    <dgm:cxn modelId="{F1F67265-60D0-4853-9BEB-4C6664935D12}" type="presParOf" srcId="{97BB4ABA-D7C2-4CF0-9279-29453FE37ED5}" destId="{2ED4949A-77EC-4BAB-8D03-07C2E0A0C6DB}" srcOrd="2" destOrd="0" presId="urn:microsoft.com/office/officeart/2008/layout/NameandTitleOrganizationalChart"/>
    <dgm:cxn modelId="{C1CD8AA8-E9AE-47DC-9A66-DF9BF1D4D4AB}" type="presParOf" srcId="{861883F9-0421-433D-851C-2B0657D7E932}" destId="{630EBB93-E75F-4550-A75A-88060DABCA3B}" srcOrd="1" destOrd="0" presId="urn:microsoft.com/office/officeart/2008/layout/NameandTitleOrganizationalChart"/>
    <dgm:cxn modelId="{DC989A66-9B6D-4C52-8A30-B3C77F7FC313}" type="presParOf" srcId="{861883F9-0421-433D-851C-2B0657D7E932}" destId="{074B25E0-5420-4DF3-ABE8-808BED7DA3E1}" srcOrd="2" destOrd="0" presId="urn:microsoft.com/office/officeart/2008/layout/NameandTitleOrganizationalChart"/>
    <dgm:cxn modelId="{3514F88C-E635-4498-845B-E17AF4F2ECCB}" type="presParOf" srcId="{F36D4FE8-1904-48EB-85A5-3C49FB42F037}" destId="{513C8AA8-0B70-42B5-971F-093329280B02}" srcOrd="4" destOrd="0" presId="urn:microsoft.com/office/officeart/2008/layout/NameandTitleOrganizationalChart"/>
    <dgm:cxn modelId="{B0C85AA5-F92E-4949-890C-5375F298F556}" type="presParOf" srcId="{F36D4FE8-1904-48EB-85A5-3C49FB42F037}" destId="{AE3CCF20-F37E-4A61-AEAD-A11887D0C53C}" srcOrd="5" destOrd="0" presId="urn:microsoft.com/office/officeart/2008/layout/NameandTitleOrganizationalChart"/>
    <dgm:cxn modelId="{6A0CC81F-1B8B-457B-8798-A04F14C72B0A}" type="presParOf" srcId="{AE3CCF20-F37E-4A61-AEAD-A11887D0C53C}" destId="{416B6913-72B2-4391-A5FE-D67F5343070A}" srcOrd="0" destOrd="0" presId="urn:microsoft.com/office/officeart/2008/layout/NameandTitleOrganizationalChart"/>
    <dgm:cxn modelId="{86B8E3CE-78F9-4C69-9A08-E63C3E025009}" type="presParOf" srcId="{416B6913-72B2-4391-A5FE-D67F5343070A}" destId="{E9D9A87F-E298-457C-AECC-59FA0DE7F3B4}" srcOrd="0" destOrd="0" presId="urn:microsoft.com/office/officeart/2008/layout/NameandTitleOrganizationalChart"/>
    <dgm:cxn modelId="{CDF0DE58-C2AB-4651-877E-10438AE2E4AF}" type="presParOf" srcId="{416B6913-72B2-4391-A5FE-D67F5343070A}" destId="{A59ECBF9-766E-45BD-9B65-DBBFD413C866}" srcOrd="1" destOrd="0" presId="urn:microsoft.com/office/officeart/2008/layout/NameandTitleOrganizationalChart"/>
    <dgm:cxn modelId="{378EB519-EC40-49D3-B713-629115E920DE}" type="presParOf" srcId="{416B6913-72B2-4391-A5FE-D67F5343070A}" destId="{45D5A97D-0562-4DA3-BD3F-1E96D6BB4B31}" srcOrd="2" destOrd="0" presId="urn:microsoft.com/office/officeart/2008/layout/NameandTitleOrganizationalChart"/>
    <dgm:cxn modelId="{F0E0B134-C624-469B-9FA8-2E9FDD57EF72}" type="presParOf" srcId="{AE3CCF20-F37E-4A61-AEAD-A11887D0C53C}" destId="{14CED98C-C422-4CE0-A06E-37795C1B0EBB}" srcOrd="1" destOrd="0" presId="urn:microsoft.com/office/officeart/2008/layout/NameandTitleOrganizationalChart"/>
    <dgm:cxn modelId="{C08974BF-F660-4869-87B9-3D13D8B1A51F}" type="presParOf" srcId="{AE3CCF20-F37E-4A61-AEAD-A11887D0C53C}" destId="{D07CFB06-7071-48AE-80E6-B282CDD0979F}" srcOrd="2" destOrd="0" presId="urn:microsoft.com/office/officeart/2008/layout/NameandTitleOrganizationalChart"/>
    <dgm:cxn modelId="{1FFC9043-5A7E-468F-BF03-F66AA6780F85}" type="presParOf" srcId="{F36D4FE8-1904-48EB-85A5-3C49FB42F037}" destId="{EA8798BD-BF99-4715-B580-453635D44805}" srcOrd="6" destOrd="0" presId="urn:microsoft.com/office/officeart/2008/layout/NameandTitleOrganizationalChart"/>
    <dgm:cxn modelId="{5B549999-7C1F-484E-BC5C-99D6BA1FF68A}" type="presParOf" srcId="{F36D4FE8-1904-48EB-85A5-3C49FB42F037}" destId="{179FF1A7-4BFE-46E5-B6C5-5E5A05AC44FA}" srcOrd="7" destOrd="0" presId="urn:microsoft.com/office/officeart/2008/layout/NameandTitleOrganizationalChart"/>
    <dgm:cxn modelId="{B3E5C932-2AA0-4500-8A44-78998EAFFB32}" type="presParOf" srcId="{179FF1A7-4BFE-46E5-B6C5-5E5A05AC44FA}" destId="{01EEF82C-C4FD-4266-98F3-7751F2FF0332}" srcOrd="0" destOrd="0" presId="urn:microsoft.com/office/officeart/2008/layout/NameandTitleOrganizationalChart"/>
    <dgm:cxn modelId="{3863B377-7CA2-468D-96C4-06A12D282877}" type="presParOf" srcId="{01EEF82C-C4FD-4266-98F3-7751F2FF0332}" destId="{9C9091D7-CC3C-4A53-869E-45177492751F}" srcOrd="0" destOrd="0" presId="urn:microsoft.com/office/officeart/2008/layout/NameandTitleOrganizationalChart"/>
    <dgm:cxn modelId="{FA16F53D-916E-4A0F-B880-2EE174B944E7}" type="presParOf" srcId="{01EEF82C-C4FD-4266-98F3-7751F2FF0332}" destId="{10C3C293-30D4-4A35-893D-F335BA0B41FE}" srcOrd="1" destOrd="0" presId="urn:microsoft.com/office/officeart/2008/layout/NameandTitleOrganizationalChart"/>
    <dgm:cxn modelId="{94376AA5-4006-4225-AC90-9B79B56021C5}" type="presParOf" srcId="{01EEF82C-C4FD-4266-98F3-7751F2FF0332}" destId="{AE58700C-0852-426D-A476-D6DAD45C5A1E}" srcOrd="2" destOrd="0" presId="urn:microsoft.com/office/officeart/2008/layout/NameandTitleOrganizationalChart"/>
    <dgm:cxn modelId="{B6C377C9-28F8-4C37-8A2B-D5F992DCB4AC}" type="presParOf" srcId="{179FF1A7-4BFE-46E5-B6C5-5E5A05AC44FA}" destId="{3D951D45-1D8E-46E6-9194-0C6CB4C8ACB8}" srcOrd="1" destOrd="0" presId="urn:microsoft.com/office/officeart/2008/layout/NameandTitleOrganizationalChart"/>
    <dgm:cxn modelId="{FA8C2B56-516C-4B59-AA89-D207945A2DD8}" type="presParOf" srcId="{179FF1A7-4BFE-46E5-B6C5-5E5A05AC44FA}" destId="{99D16488-700E-4361-877C-6221E97CE58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340487F-491F-4812-B2AB-A440218CCAA8}">
      <dsp:nvSpPr>
        <dsp:cNvPr id="0" name=""/>
        <dsp:cNvSpPr/>
      </dsp:nvSpPr>
      <dsp:spPr>
        <a:xfrm rot="5400000">
          <a:off x="5112974" y="312622"/>
          <a:ext cx="1316196" cy="695113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1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900" kern="1200"/>
            <a:t>مزیت</a:t>
          </a:r>
          <a:endParaRPr lang="en-US" sz="1900" kern="1200"/>
        </a:p>
      </dsp:txBody>
      <dsp:txXfrm rot="-5400000">
        <a:off x="5423516" y="349638"/>
        <a:ext cx="695113" cy="621083"/>
      </dsp:txXfrm>
    </dsp:sp>
    <dsp:sp modelId="{C7350663-2813-4DC1-ABD0-C43509D53263}">
      <dsp:nvSpPr>
        <dsp:cNvPr id="0" name=""/>
        <dsp:cNvSpPr/>
      </dsp:nvSpPr>
      <dsp:spPr>
        <a:xfrm rot="16200000">
          <a:off x="2389027" y="-2225357"/>
          <a:ext cx="645462" cy="5423516"/>
        </a:xfrm>
        <a:prstGeom prst="round2Same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2700" tIns="12700" rIns="142240" bIns="12700" numCol="1" spcCol="1270" anchor="ctr" anchorCtr="0">
          <a:noAutofit/>
        </a:bodyPr>
        <a:lstStyle/>
        <a:p>
          <a:pPr marL="228600" lvl="1" indent="-228600" algn="r" defTabSz="8890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a-IR" sz="2000" kern="1200">
              <a:solidFill>
                <a:schemeClr val="tx1"/>
              </a:solidFill>
              <a:cs typeface="2  Nazanin" panose="00000400000000000000" pitchFamily="2" charset="-78"/>
            </a:rPr>
            <a:t>جلوگیری از ایجاد ترتیب مصنوعی بین دسته‌ها</a:t>
          </a:r>
          <a:endParaRPr lang="en-US" sz="2800" kern="1200">
            <a:solidFill>
              <a:schemeClr val="tx1"/>
            </a:solidFill>
            <a:cs typeface="2  Nazanin" panose="00000400000000000000" pitchFamily="2" charset="-78"/>
          </a:endParaRPr>
        </a:p>
      </dsp:txBody>
      <dsp:txXfrm rot="5400000">
        <a:off x="31510" y="195178"/>
        <a:ext cx="5392007" cy="582444"/>
      </dsp:txXfrm>
    </dsp:sp>
    <dsp:sp modelId="{DFA39670-D7F1-4E50-A9EE-D2CAF9ED87A2}">
      <dsp:nvSpPr>
        <dsp:cNvPr id="0" name=""/>
        <dsp:cNvSpPr/>
      </dsp:nvSpPr>
      <dsp:spPr>
        <a:xfrm rot="5400000">
          <a:off x="5274563" y="1352223"/>
          <a:ext cx="993018" cy="695113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1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900" kern="1200"/>
            <a:t>ایراد</a:t>
          </a:r>
          <a:endParaRPr lang="en-US" sz="1900" kern="1200"/>
        </a:p>
      </dsp:txBody>
      <dsp:txXfrm rot="-5400000">
        <a:off x="5423516" y="1550828"/>
        <a:ext cx="695113" cy="297905"/>
      </dsp:txXfrm>
    </dsp:sp>
    <dsp:sp modelId="{EE211B26-B39D-4744-858B-CF3FDF1F62F3}">
      <dsp:nvSpPr>
        <dsp:cNvPr id="0" name=""/>
        <dsp:cNvSpPr/>
      </dsp:nvSpPr>
      <dsp:spPr>
        <a:xfrm rot="16200000">
          <a:off x="2295499" y="-1185756"/>
          <a:ext cx="832517" cy="5423516"/>
        </a:xfrm>
        <a:prstGeom prst="round2Same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2700" tIns="12700" rIns="142240" bIns="12700" numCol="1" spcCol="1270" anchor="ctr" anchorCtr="0">
          <a:noAutofit/>
        </a:bodyPr>
        <a:lstStyle/>
        <a:p>
          <a:pPr marL="228600" lvl="1" indent="-228600" algn="r" defTabSz="8890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a-IR" sz="2000" kern="1200">
              <a:solidFill>
                <a:schemeClr val="tx1"/>
              </a:solidFill>
              <a:cs typeface="2  Nazanin" panose="00000400000000000000" pitchFamily="2" charset="-78"/>
            </a:rPr>
            <a:t>احتمال </a:t>
          </a:r>
          <a:r>
            <a:rPr lang="en-US" sz="2000" kern="1200">
              <a:solidFill>
                <a:schemeClr val="tx1"/>
              </a:solidFill>
              <a:cs typeface="2  Nazanin" panose="00000400000000000000" pitchFamily="2" charset="-78"/>
            </a:rPr>
            <a:t> Overfitting</a:t>
          </a:r>
          <a:r>
            <a:rPr lang="fa-IR" sz="2000" kern="1200">
              <a:solidFill>
                <a:schemeClr val="tx1"/>
              </a:solidFill>
              <a:cs typeface="2  Nazanin" panose="00000400000000000000" pitchFamily="2" charset="-78"/>
            </a:rPr>
            <a:t>افزایش می‌یابد. </a:t>
          </a:r>
          <a:endParaRPr lang="en-US" sz="2000" kern="1200">
            <a:solidFill>
              <a:schemeClr val="tx1"/>
            </a:solidFill>
            <a:cs typeface="2  Nazanin" panose="00000400000000000000" pitchFamily="2" charset="-78"/>
          </a:endParaRPr>
        </a:p>
        <a:p>
          <a:pPr marL="228600" lvl="1" indent="-228600" algn="r" defTabSz="8890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a-IR" sz="2000" kern="1200">
              <a:solidFill>
                <a:schemeClr val="tx1"/>
              </a:solidFill>
              <a:cs typeface="2  Nazanin" panose="00000400000000000000" pitchFamily="2" charset="-78"/>
            </a:rPr>
            <a:t>افزایش هزینه‌ی محاسبات</a:t>
          </a:r>
          <a:endParaRPr lang="en-US" sz="2000" kern="1200">
            <a:solidFill>
              <a:schemeClr val="tx1"/>
            </a:solidFill>
            <a:cs typeface="2  Nazanin" panose="00000400000000000000" pitchFamily="2" charset="-78"/>
          </a:endParaRPr>
        </a:p>
      </dsp:txBody>
      <dsp:txXfrm rot="5400000">
        <a:off x="40640" y="1150383"/>
        <a:ext cx="5382876" cy="75123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9BAA56E-687D-40D6-8711-10491025DB62}">
      <dsp:nvSpPr>
        <dsp:cNvPr id="0" name=""/>
        <dsp:cNvSpPr/>
      </dsp:nvSpPr>
      <dsp:spPr>
        <a:xfrm>
          <a:off x="2071159" y="747718"/>
          <a:ext cx="156838" cy="6871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7103"/>
              </a:lnTo>
              <a:lnTo>
                <a:pt x="156838" y="68710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8B9DCF-4025-4760-9754-E17CA5A93E33}">
      <dsp:nvSpPr>
        <dsp:cNvPr id="0" name=""/>
        <dsp:cNvSpPr/>
      </dsp:nvSpPr>
      <dsp:spPr>
        <a:xfrm>
          <a:off x="1914320" y="747718"/>
          <a:ext cx="156838" cy="687103"/>
        </a:xfrm>
        <a:custGeom>
          <a:avLst/>
          <a:gdLst/>
          <a:ahLst/>
          <a:cxnLst/>
          <a:rect l="0" t="0" r="0" b="0"/>
          <a:pathLst>
            <a:path>
              <a:moveTo>
                <a:pt x="156838" y="0"/>
              </a:moveTo>
              <a:lnTo>
                <a:pt x="156838" y="687103"/>
              </a:lnTo>
              <a:lnTo>
                <a:pt x="0" y="68710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52830B-0CBC-4895-8DB8-3220DE739722}">
      <dsp:nvSpPr>
        <dsp:cNvPr id="0" name=""/>
        <dsp:cNvSpPr/>
      </dsp:nvSpPr>
      <dsp:spPr>
        <a:xfrm>
          <a:off x="903866" y="866"/>
          <a:ext cx="2334584" cy="746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2400" kern="1200"/>
            <a:t>شروط</a:t>
          </a:r>
          <a:endParaRPr lang="en-US" sz="2400" kern="1200"/>
        </a:p>
      </dsp:txBody>
      <dsp:txXfrm>
        <a:off x="903866" y="866"/>
        <a:ext cx="2334584" cy="746851"/>
      </dsp:txXfrm>
    </dsp:sp>
    <dsp:sp modelId="{E97B2A7D-1124-49C6-AE70-CEF75E960F3E}">
      <dsp:nvSpPr>
        <dsp:cNvPr id="0" name=""/>
        <dsp:cNvSpPr/>
      </dsp:nvSpPr>
      <dsp:spPr>
        <a:xfrm>
          <a:off x="141666" y="1061396"/>
          <a:ext cx="1772653" cy="746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/>
            <a:t>age&lt;18</a:t>
          </a:r>
        </a:p>
      </dsp:txBody>
      <dsp:txXfrm>
        <a:off x="141666" y="1061396"/>
        <a:ext cx="1772653" cy="746851"/>
      </dsp:txXfrm>
    </dsp:sp>
    <dsp:sp modelId="{7CEF8D06-24CB-4E34-845C-175634C5DF76}">
      <dsp:nvSpPr>
        <dsp:cNvPr id="0" name=""/>
        <dsp:cNvSpPr/>
      </dsp:nvSpPr>
      <dsp:spPr>
        <a:xfrm>
          <a:off x="2227997" y="1061396"/>
          <a:ext cx="1715952" cy="746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/>
            <a:t>StudyTime&gt;2</a:t>
          </a:r>
        </a:p>
      </dsp:txBody>
      <dsp:txXfrm>
        <a:off x="2227997" y="1061396"/>
        <a:ext cx="1715952" cy="74685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8798BD-BF99-4715-B580-453635D44805}">
      <dsp:nvSpPr>
        <dsp:cNvPr id="0" name=""/>
        <dsp:cNvSpPr/>
      </dsp:nvSpPr>
      <dsp:spPr>
        <a:xfrm>
          <a:off x="2802114" y="687068"/>
          <a:ext cx="506132" cy="18849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84954"/>
              </a:lnTo>
              <a:lnTo>
                <a:pt x="506132" y="188495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3C8AA8-0B70-42B5-971F-093329280B02}">
      <dsp:nvSpPr>
        <dsp:cNvPr id="0" name=""/>
        <dsp:cNvSpPr/>
      </dsp:nvSpPr>
      <dsp:spPr>
        <a:xfrm>
          <a:off x="2388106" y="687068"/>
          <a:ext cx="414008" cy="1876079"/>
        </a:xfrm>
        <a:custGeom>
          <a:avLst/>
          <a:gdLst/>
          <a:ahLst/>
          <a:cxnLst/>
          <a:rect l="0" t="0" r="0" b="0"/>
          <a:pathLst>
            <a:path>
              <a:moveTo>
                <a:pt x="414008" y="0"/>
              </a:moveTo>
              <a:lnTo>
                <a:pt x="414008" y="1876079"/>
              </a:lnTo>
              <a:lnTo>
                <a:pt x="0" y="18760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941A9B-4E7B-4BC1-BBB8-1470C5593C1B}">
      <dsp:nvSpPr>
        <dsp:cNvPr id="0" name=""/>
        <dsp:cNvSpPr/>
      </dsp:nvSpPr>
      <dsp:spPr>
        <a:xfrm>
          <a:off x="2802114" y="687068"/>
          <a:ext cx="417394" cy="597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7195"/>
              </a:lnTo>
              <a:lnTo>
                <a:pt x="417394" y="5971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AE0348-EDFF-4488-907C-E5F1D1934C6E}">
      <dsp:nvSpPr>
        <dsp:cNvPr id="0" name=""/>
        <dsp:cNvSpPr/>
      </dsp:nvSpPr>
      <dsp:spPr>
        <a:xfrm>
          <a:off x="2383403" y="687068"/>
          <a:ext cx="418710" cy="597195"/>
        </a:xfrm>
        <a:custGeom>
          <a:avLst/>
          <a:gdLst/>
          <a:ahLst/>
          <a:cxnLst/>
          <a:rect l="0" t="0" r="0" b="0"/>
          <a:pathLst>
            <a:path>
              <a:moveTo>
                <a:pt x="418710" y="0"/>
              </a:moveTo>
              <a:lnTo>
                <a:pt x="418710" y="597195"/>
              </a:lnTo>
              <a:lnTo>
                <a:pt x="0" y="5971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9A087F-91F0-4328-B557-09B9684ACB8A}">
      <dsp:nvSpPr>
        <dsp:cNvPr id="0" name=""/>
        <dsp:cNvSpPr/>
      </dsp:nvSpPr>
      <dsp:spPr>
        <a:xfrm>
          <a:off x="1107087" y="1226"/>
          <a:ext cx="3390054" cy="68584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96780" numCol="1" spcCol="1270" anchor="ctr" anchorCtr="0">
          <a:noAutofit/>
        </a:bodyPr>
        <a:lstStyle/>
        <a:p>
          <a:pPr lvl="0" algn="ctr" defTabSz="1422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3200" b="1" kern="1200">
              <a:cs typeface="B Zar" panose="00000400000000000000" pitchFamily="2" charset="-78"/>
            </a:rPr>
            <a:t>معیارهای ارزیابی خطا</a:t>
          </a:r>
          <a:endParaRPr lang="en-US" sz="3200" kern="1200">
            <a:cs typeface="B Zar" panose="00000400000000000000" pitchFamily="2" charset="-78"/>
          </a:endParaRPr>
        </a:p>
      </dsp:txBody>
      <dsp:txXfrm>
        <a:off x="1107087" y="1226"/>
        <a:ext cx="3390054" cy="685841"/>
      </dsp:txXfrm>
    </dsp:sp>
    <dsp:sp modelId="{3A18FF70-BC90-4928-9CE5-81BB2B8636AE}">
      <dsp:nvSpPr>
        <dsp:cNvPr id="0" name=""/>
        <dsp:cNvSpPr/>
      </dsp:nvSpPr>
      <dsp:spPr>
        <a:xfrm>
          <a:off x="2404721" y="534659"/>
          <a:ext cx="1192179" cy="22861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9525" rIns="38100" bIns="9525" numCol="1" spcCol="1270" anchor="ctr" anchorCtr="0">
          <a:noAutofit/>
        </a:bodyPr>
        <a:lstStyle/>
        <a:p>
          <a:pPr lvl="0" algn="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500" kern="1200"/>
        </a:p>
      </dsp:txBody>
      <dsp:txXfrm>
        <a:off x="2404721" y="534659"/>
        <a:ext cx="1192179" cy="228613"/>
      </dsp:txXfrm>
    </dsp:sp>
    <dsp:sp modelId="{F6CBB846-13BA-47B4-9138-177B1E53F808}">
      <dsp:nvSpPr>
        <dsp:cNvPr id="0" name=""/>
        <dsp:cNvSpPr/>
      </dsp:nvSpPr>
      <dsp:spPr>
        <a:xfrm>
          <a:off x="796480" y="941342"/>
          <a:ext cx="1586923" cy="68584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96780" numCol="1" spcCol="1270" anchor="ctr" anchorCtr="0">
          <a:noAutofit/>
        </a:bodyPr>
        <a:lstStyle/>
        <a:p>
          <a:pPr lvl="0" algn="ctr" defTabSz="1600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MAE</a:t>
          </a:r>
          <a:endParaRPr lang="en-US" sz="4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796480" y="941342"/>
        <a:ext cx="1586923" cy="685841"/>
      </dsp:txXfrm>
    </dsp:sp>
    <dsp:sp modelId="{CA6B6ECA-5CF1-4D19-A6AE-C297C089F16B}">
      <dsp:nvSpPr>
        <dsp:cNvPr id="0" name=""/>
        <dsp:cNvSpPr/>
      </dsp:nvSpPr>
      <dsp:spPr>
        <a:xfrm>
          <a:off x="917442" y="1561976"/>
          <a:ext cx="1724642" cy="33819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0640" tIns="10160" rIns="4064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600" kern="1200">
              <a:cs typeface="B Zar" panose="00000400000000000000" pitchFamily="2" charset="-78"/>
            </a:rPr>
            <a:t>میانگین قدر مطلق خطاها</a:t>
          </a:r>
          <a:endParaRPr lang="en-US" sz="1600" kern="1200">
            <a:cs typeface="B Zar" panose="00000400000000000000" pitchFamily="2" charset="-78"/>
          </a:endParaRPr>
        </a:p>
      </dsp:txBody>
      <dsp:txXfrm>
        <a:off x="917442" y="1561976"/>
        <a:ext cx="1724642" cy="338190"/>
      </dsp:txXfrm>
    </dsp:sp>
    <dsp:sp modelId="{EEAB7097-E1D5-4CBA-BBB7-7E25DAE2FDBE}">
      <dsp:nvSpPr>
        <dsp:cNvPr id="0" name=""/>
        <dsp:cNvSpPr/>
      </dsp:nvSpPr>
      <dsp:spPr>
        <a:xfrm>
          <a:off x="3219509" y="941342"/>
          <a:ext cx="1411898" cy="68584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96780" numCol="1" spcCol="1270" anchor="ctr" anchorCtr="0">
          <a:noAutofit/>
        </a:bodyPr>
        <a:lstStyle/>
        <a:p>
          <a:pPr lvl="0" algn="ctr" defTabSz="1600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MSE</a:t>
          </a:r>
          <a:endParaRPr lang="en-US" sz="4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219509" y="941342"/>
        <a:ext cx="1411898" cy="685841"/>
      </dsp:txXfrm>
    </dsp:sp>
    <dsp:sp modelId="{CF71D6D4-89BD-41EC-A8DA-AEC7268D1360}">
      <dsp:nvSpPr>
        <dsp:cNvPr id="0" name=""/>
        <dsp:cNvSpPr/>
      </dsp:nvSpPr>
      <dsp:spPr>
        <a:xfrm>
          <a:off x="3139560" y="1584380"/>
          <a:ext cx="1454458" cy="29338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0640" tIns="10160" rIns="4064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600" kern="1200">
              <a:cs typeface="B Zar" panose="00000400000000000000" pitchFamily="2" charset="-78"/>
            </a:rPr>
            <a:t>میانگین مربع خطاها</a:t>
          </a:r>
          <a:endParaRPr lang="en-US" sz="1600" kern="1200">
            <a:cs typeface="B Zar" panose="00000400000000000000" pitchFamily="2" charset="-78"/>
          </a:endParaRPr>
        </a:p>
      </dsp:txBody>
      <dsp:txXfrm>
        <a:off x="3139560" y="1584380"/>
        <a:ext cx="1454458" cy="293382"/>
      </dsp:txXfrm>
    </dsp:sp>
    <dsp:sp modelId="{E9D9A87F-E298-457C-AECC-59FA0DE7F3B4}">
      <dsp:nvSpPr>
        <dsp:cNvPr id="0" name=""/>
        <dsp:cNvSpPr/>
      </dsp:nvSpPr>
      <dsp:spPr>
        <a:xfrm>
          <a:off x="787605" y="2220227"/>
          <a:ext cx="1600500" cy="68584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96780" numCol="1" spcCol="1270" anchor="ctr" anchorCtr="0">
          <a:noAutofit/>
        </a:bodyPr>
        <a:lstStyle/>
        <a:p>
          <a:pPr lvl="0" algn="ctr" defTabSz="1600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RMSE</a:t>
          </a:r>
          <a:endParaRPr lang="en-US" sz="36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787605" y="2220227"/>
        <a:ext cx="1600500" cy="685841"/>
      </dsp:txXfrm>
    </dsp:sp>
    <dsp:sp modelId="{A59ECBF9-766E-45BD-9B65-DBBFD413C866}">
      <dsp:nvSpPr>
        <dsp:cNvPr id="0" name=""/>
        <dsp:cNvSpPr/>
      </dsp:nvSpPr>
      <dsp:spPr>
        <a:xfrm>
          <a:off x="1190462" y="2698684"/>
          <a:ext cx="1192179" cy="33856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0640" tIns="10160" rIns="40640" bIns="10160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600" kern="1200">
              <a:cs typeface="B Zar" panose="00000400000000000000" pitchFamily="2" charset="-78"/>
            </a:rPr>
            <a:t>ریشه</a:t>
          </a:r>
          <a:r>
            <a:rPr lang="fa-IR" sz="1600" kern="1200"/>
            <a:t> </a:t>
          </a:r>
          <a:r>
            <a:rPr lang="en-US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MSE</a:t>
          </a:r>
        </a:p>
      </dsp:txBody>
      <dsp:txXfrm>
        <a:off x="1190462" y="2698684"/>
        <a:ext cx="1192179" cy="338563"/>
      </dsp:txXfrm>
    </dsp:sp>
    <dsp:sp modelId="{9C9091D7-CC3C-4A53-869E-45177492751F}">
      <dsp:nvSpPr>
        <dsp:cNvPr id="0" name=""/>
        <dsp:cNvSpPr/>
      </dsp:nvSpPr>
      <dsp:spPr>
        <a:xfrm>
          <a:off x="3308247" y="2229101"/>
          <a:ext cx="1324643" cy="68584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96780" numCol="1" spcCol="1270" anchor="ctr" anchorCtr="0">
          <a:noAutofit/>
        </a:bodyPr>
        <a:lstStyle/>
        <a:p>
          <a:pPr lvl="0" algn="ctr" defTabSz="20002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45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R²</a:t>
          </a:r>
          <a:endParaRPr lang="en-US" sz="4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308247" y="2229101"/>
        <a:ext cx="1324643" cy="685841"/>
      </dsp:txXfrm>
    </dsp:sp>
    <dsp:sp modelId="{10C3C293-30D4-4A35-893D-F335BA0B41FE}">
      <dsp:nvSpPr>
        <dsp:cNvPr id="0" name=""/>
        <dsp:cNvSpPr/>
      </dsp:nvSpPr>
      <dsp:spPr>
        <a:xfrm>
          <a:off x="3227073" y="2753659"/>
          <a:ext cx="1192179" cy="22861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0640" tIns="10160" rIns="4064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600" kern="1200">
              <a:cs typeface="B Zar" panose="00000400000000000000" pitchFamily="2" charset="-78"/>
            </a:rPr>
            <a:t>ضریب تعیین</a:t>
          </a:r>
          <a:endParaRPr lang="en-US" sz="1600" kern="1200">
            <a:cs typeface="B Zar" panose="00000400000000000000" pitchFamily="2" charset="-78"/>
          </a:endParaRPr>
        </a:p>
      </dsp:txBody>
      <dsp:txXfrm>
        <a:off x="3227073" y="2753659"/>
        <a:ext cx="1192179" cy="2286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93397-D1AA-41FA-8F30-760DCDF66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</TotalTime>
  <Pages>48</Pages>
  <Words>3449</Words>
  <Characters>19663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2026-06-23T22:49:00Z</dcterms:created>
  <dcterms:modified xsi:type="dcterms:W3CDTF">2026-06-26T00:50:00Z</dcterms:modified>
</cp:coreProperties>
</file>